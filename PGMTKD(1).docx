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EA4EB">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PGMTKD：一种基于物理引导的多教师知识蒸馏网络，用于外啮合齿轮泵缺失模态下的机载故障诊断</w:t>
      </w:r>
    </w:p>
    <w:p w14:paraId="6AEADCB7">
      <w:pPr>
        <w:rPr>
          <w:rFonts w:hint="eastAsia" w:ascii="宋体" w:hAnsi="宋体" w:eastAsia="宋体" w:cs="宋体"/>
          <w:sz w:val="24"/>
          <w:szCs w:val="24"/>
          <w:lang w:val="en-US" w:eastAsia="zh-CN"/>
        </w:rPr>
      </w:pPr>
    </w:p>
    <w:p w14:paraId="0D875D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摘要：飞行安全与发动机性能直接受外齿轮泵状态的影响，该部件是发动机燃油系统的重要组成部分。然而在实际应用中，外齿轮泵故障诊断仍面临诸多挑战：首先，</w:t>
      </w:r>
      <w:r>
        <w:rPr>
          <w:rFonts w:hint="eastAsia" w:ascii="宋体" w:hAnsi="宋体" w:eastAsia="宋体" w:cs="宋体"/>
          <w:color w:val="3F2CF2"/>
          <w:sz w:val="24"/>
          <w:szCs w:val="24"/>
          <w:lang w:val="en-US" w:eastAsia="zh-CN"/>
        </w:rPr>
        <w:t>与地面实验室受控环境相比，机载飞行环境传感器数量有限，存在模态缺失问题；其次，受飞机计算资源限制，难以实现与实验室环境同等级的故障诊断能力。</w:t>
      </w:r>
      <w:r>
        <w:rPr>
          <w:rFonts w:hint="eastAsia" w:ascii="宋体" w:hAnsi="宋体" w:eastAsia="宋体" w:cs="宋体"/>
          <w:sz w:val="24"/>
          <w:szCs w:val="24"/>
          <w:lang w:val="en-US" w:eastAsia="zh-CN"/>
        </w:rPr>
        <w:t>为解决这些问题，本研究提出物理引导多教师知识蒸馏网络（PGMTKD）。针对飞行中的模态缺失问题，研究</w:t>
      </w:r>
      <w:r>
        <w:rPr>
          <w:rFonts w:hint="eastAsia" w:ascii="宋体" w:hAnsi="宋体" w:eastAsia="宋体" w:cs="宋体"/>
          <w:color w:val="3F2CF2"/>
          <w:sz w:val="24"/>
          <w:szCs w:val="24"/>
          <w:lang w:val="en-US" w:eastAsia="zh-CN"/>
        </w:rPr>
        <w:t>构建了三种不同的教师网络：其一采用融合流体动力学谱方法压力重建模型的物理信息网络，作为物理约束；其二采用基于GPT架构的网络学习数据时序关系；其三采用ResNet结构提取故障空间特征。</w:t>
      </w:r>
      <w:r>
        <w:rPr>
          <w:rFonts w:hint="eastAsia" w:ascii="宋体" w:hAnsi="宋体" w:eastAsia="宋体" w:cs="宋体"/>
          <w:sz w:val="24"/>
          <w:szCs w:val="24"/>
          <w:lang w:val="en-US" w:eastAsia="zh-CN"/>
        </w:rPr>
        <w:t>通过知识蒸馏，这些故障相关知识被高效传递给更轻量的</w:t>
      </w:r>
      <w:r>
        <w:rPr>
          <w:rFonts w:hint="eastAsia" w:ascii="宋体" w:hAnsi="宋体" w:eastAsia="宋体" w:cs="宋体"/>
          <w:color w:val="3F2CF2"/>
          <w:sz w:val="24"/>
          <w:szCs w:val="24"/>
          <w:lang w:val="en-US" w:eastAsia="zh-CN"/>
        </w:rPr>
        <w:t>1D-CNN学生模型，该网络在计算能力受限的机载环境中更具实用性</w:t>
      </w:r>
      <w:r>
        <w:rPr>
          <w:rFonts w:hint="eastAsia" w:ascii="宋体" w:hAnsi="宋体" w:eastAsia="宋体" w:cs="宋体"/>
          <w:sz w:val="24"/>
          <w:szCs w:val="24"/>
          <w:lang w:val="en-US" w:eastAsia="zh-CN"/>
        </w:rPr>
        <w:t>。最终，PGMTKD模型在我们实验室建立的实验测试平台上表现优于多种基线方法，诊断性能显著提升。实验结果表明，该模型在模态数据有限的条件下仍能实现更高诊断准确率。</w:t>
      </w:r>
    </w:p>
    <w:p w14:paraId="4D1DC3A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关键词——诊断、齿轮泵、物理启发网络、机载故障诊断、缺失模态</w:t>
      </w:r>
    </w:p>
    <w:p w14:paraId="52F706ED">
      <w:pPr>
        <w:rPr>
          <w:rFonts w:hint="eastAsia" w:ascii="宋体" w:hAnsi="宋体" w:eastAsia="宋体" w:cs="宋体"/>
          <w:sz w:val="24"/>
          <w:szCs w:val="24"/>
          <w:lang w:val="en-US" w:eastAsia="zh-CN"/>
        </w:rPr>
      </w:pPr>
    </w:p>
    <w:p w14:paraId="4763261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一、引言</w:t>
      </w:r>
    </w:p>
    <w:p w14:paraId="7B55B00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在飞机燃油系统中，齿轮泵起着至关重要的作用。</w:t>
      </w:r>
      <w:ins w:id="0" w:author="金宇平" w:date="2025-09-03T17:21:44Z">
        <w:r>
          <w:rPr>
            <w:rFonts w:hint="eastAsia" w:ascii="宋体" w:hAnsi="宋体" w:eastAsia="宋体" w:cs="宋体"/>
            <w:sz w:val="24"/>
            <w:szCs w:val="24"/>
            <w:lang w:val="en-US" w:eastAsia="zh-CN"/>
          </w:rPr>
          <w:t>齿轮泵</w:t>
        </w:r>
      </w:ins>
      <w:del w:id="1" w:author="金宇平" w:date="2025-09-03T17:21:44Z">
        <w:r>
          <w:rPr>
            <w:rFonts w:hint="eastAsia" w:ascii="宋体" w:hAnsi="宋体" w:eastAsia="宋体" w:cs="宋体"/>
            <w:sz w:val="24"/>
            <w:szCs w:val="24"/>
            <w:lang w:val="en-US" w:eastAsia="zh-CN"/>
          </w:rPr>
          <w:delText>它</w:delText>
        </w:r>
      </w:del>
      <w:r>
        <w:rPr>
          <w:rFonts w:hint="eastAsia" w:ascii="宋体" w:hAnsi="宋体" w:eastAsia="宋体" w:cs="宋体"/>
          <w:sz w:val="24"/>
          <w:szCs w:val="24"/>
          <w:lang w:val="en-US" w:eastAsia="zh-CN"/>
        </w:rPr>
        <w:t>能在不同工况下保持燃油供给稳定</w:t>
      </w:r>
      <w:del w:id="2" w:author="金宇平" w:date="2025-09-03T17:22:02Z">
        <w:r>
          <w:rPr>
            <w:rFonts w:hint="eastAsia" w:ascii="宋体" w:hAnsi="宋体" w:eastAsia="宋体" w:cs="宋体"/>
            <w:sz w:val="24"/>
            <w:szCs w:val="24"/>
            <w:lang w:val="en-US" w:eastAsia="zh-CN"/>
          </w:rPr>
          <w:delText>。该泵</w:delText>
        </w:r>
      </w:del>
      <w:ins w:id="3" w:author="金宇平" w:date="2025-09-03T17:22:02Z">
        <w:r>
          <w:rPr>
            <w:rFonts w:hint="eastAsia" w:ascii="宋体" w:hAnsi="宋体" w:eastAsia="宋体" w:cs="宋体"/>
            <w:sz w:val="24"/>
            <w:szCs w:val="24"/>
            <w:lang w:val="en-US" w:eastAsia="zh-CN"/>
          </w:rPr>
          <w:t>，</w:t>
        </w:r>
      </w:ins>
      <w:r>
        <w:rPr>
          <w:rFonts w:hint="eastAsia" w:ascii="宋体" w:hAnsi="宋体" w:eastAsia="宋体" w:cs="宋体"/>
          <w:sz w:val="24"/>
          <w:szCs w:val="24"/>
          <w:lang w:val="en-US" w:eastAsia="zh-CN"/>
        </w:rPr>
        <w:t>是维持燃油流量稳定的核心部件，一旦发生故障可能导致发动机性能下降，甚至危及飞行安全。若</w:t>
      </w:r>
      <w:ins w:id="4" w:author="金宇平" w:date="2025-09-03T17:26:04Z">
        <w:r>
          <w:rPr>
            <w:rFonts w:hint="eastAsia" w:ascii="宋体" w:hAnsi="宋体" w:eastAsia="宋体" w:cs="宋体"/>
            <w:sz w:val="24"/>
            <w:szCs w:val="24"/>
            <w:lang w:val="en-US" w:eastAsia="zh-CN"/>
          </w:rPr>
          <w:t>齿轮泵</w:t>
        </w:r>
      </w:ins>
      <w:del w:id="5" w:author="金宇平" w:date="2025-09-03T17:26:04Z">
        <w:r>
          <w:rPr>
            <w:rFonts w:hint="eastAsia" w:ascii="宋体" w:hAnsi="宋体" w:eastAsia="宋体" w:cs="宋体"/>
            <w:sz w:val="24"/>
            <w:szCs w:val="24"/>
            <w:lang w:val="en-US" w:eastAsia="zh-CN"/>
          </w:rPr>
          <w:delText>泵体</w:delText>
        </w:r>
      </w:del>
      <w:r>
        <w:rPr>
          <w:rFonts w:hint="eastAsia" w:ascii="宋体" w:hAnsi="宋体" w:eastAsia="宋体" w:cs="宋体"/>
          <w:sz w:val="24"/>
          <w:szCs w:val="24"/>
          <w:lang w:val="en-US" w:eastAsia="zh-CN"/>
        </w:rPr>
        <w:t>停止运转，燃油供应可能中断，进而造成推力衰减或发动机停车。泵衰竭还可能引发燃油泄漏或压力波动。因此，</w:t>
      </w:r>
      <w:ins w:id="6" w:author="金宇平" w:date="2025-09-03T17:26:27Z">
        <w:r>
          <w:rPr>
            <w:rFonts w:hint="eastAsia" w:ascii="宋体" w:hAnsi="宋体" w:eastAsia="宋体" w:cs="宋体"/>
            <w:sz w:val="24"/>
            <w:szCs w:val="24"/>
            <w:lang w:val="en-US" w:eastAsia="zh-CN"/>
          </w:rPr>
          <w:t>针对</w:t>
        </w:r>
      </w:ins>
      <w:ins w:id="7" w:author="金宇平" w:date="2025-09-03T17:26:28Z">
        <w:r>
          <w:rPr>
            <w:rFonts w:hint="eastAsia" w:ascii="宋体" w:hAnsi="宋体" w:eastAsia="宋体" w:cs="宋体"/>
            <w:sz w:val="24"/>
            <w:szCs w:val="24"/>
            <w:lang w:val="en-US" w:eastAsia="zh-CN"/>
          </w:rPr>
          <w:t>齿轮泵</w:t>
        </w:r>
      </w:ins>
      <w:r>
        <w:rPr>
          <w:rFonts w:hint="eastAsia" w:ascii="宋体" w:hAnsi="宋体" w:eastAsia="宋体" w:cs="宋体"/>
          <w:sz w:val="24"/>
          <w:szCs w:val="24"/>
          <w:lang w:val="en-US" w:eastAsia="zh-CN"/>
        </w:rPr>
        <w:t>快速精准的故障检测至关重要。</w:t>
      </w:r>
    </w:p>
    <w:p w14:paraId="510A5D5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大多数旋转机械故障诊断方法仅依赖单一数据类型（通常为振动信号），这类方法存在严重的单源依赖性。Li等人提出一种加权学习方法，通过齿轮振动信号捕捉非线性模式并构建有效的健康指标(HI)。Li团队采用异步门控循环网络(AGRN)预测轴承退化起始点。Long等人设计的元学习框架仅需少量标注数据即可识别新型故障类型。Rituraj与Vacca开发了专用于非牛顿流体工况外啮合齿轮泵的模型，并通过实验验证其有效性。Xu等人建立混合数字孪生模型评估变速箱轴承座的极限磨损状态。Shi团队提出基于声振信号双阶段融合的滚动轴承故障检测方法，显著提升了故障特征识别精度。Qiao等人基于声振频谱图像融合提出RV减速器故障诊断方法，有效提升了故障状态识别准确率。车载燃油监测系统普遍采用压力脉动监测方案，通过安装压力脉动传感器测量燃油管路的压力信号。由于压力脉动主要由齿轮泵机械运动引发，该信号可作为齿轮泵健康状态的表征指标。但仅依赖压力信号仍属于单模态分析范畴。</w:t>
      </w:r>
    </w:p>
    <w:p w14:paraId="52EF81E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期，研究者们开始采用多模态数据方法。这一策略有效弥补了依赖单一数据类型的故障诊断技术存在的局限性。多模态数据整合了振动、温度、压力、电信号和声发射等不同来源的信息。Wang等学者运用注意力图堆叠自编码器，基于多元信号实现了机电2型执行器的异常检测。Peng团队开发出基于多模态知识图谱的方法，将其应用于滚动轴承故障诊断，通过融合振动信号、专家经验和图推理技术，显著提升了复杂工况下的诊断精度。Liu等人提出的EEPGL（证据集成偏好引导学习）方法，实现了多模态数据的实时故障诊断。Yang研究组尝试的半监督图学习方法，能对多模态数据进行实时处理以检测谐波驱动器故障，该方法不仅提高了诊断准确率，在标注数据稀缺时仍能保持稳定的输出结果。</w:t>
      </w:r>
    </w:p>
    <w:p w14:paraId="492F90E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模态方法能够同时从不同来源采集数据。然而在机载飞行环境中，要收集完整的多模态数据集并非易事。实际存在诸多挑战：空间受限、传感器成本高昂、长期可靠性担忧等。这些因素使得全面监测变得困难，在航空航天领域尤为明显。飞行扰动会导致传感器磨损或失效，进一步加剧数据缺失问题。与实验室环境不同——在那里可以轻松同步采集振动、压力和声学信号——实际机载环境往往仅依赖压力监测。单一数据源的局限性会降低基于多模态输入训练的诊断模型的性能和灵活性，导致其在真实场景中的有效性大打折扣。</w:t>
      </w:r>
    </w:p>
    <w:p w14:paraId="1673242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统多模态模型通常期望所有数据能一次性获取。这种特性使得当部分数据缺失时，模型的灵活性大打折扣。若某些数据类型缺失，其性能可能出现显著下降甚至完全失效。正因如此，开发能够在不完整数据条件下仍保持良好性能的可靠多模态模型，已成为故障诊断研究领域的重大挑战。</w:t>
      </w:r>
    </w:p>
    <w:p w14:paraId="7176442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解决这一问题，近期研究提出了若干创新方法。例如，Sun等人开发了一种基于小波的网络(WFRN)，通过重建与融合不完整的传感器数据，显著提升了工业系统故障诊断的准确性与稳定性。Chai团队提出深度概率迁移回归(DPTR)模型，有效处理软测量建模中的缺失数据问题，该方法通过跨领域知识迁移提升预测性能。Yang等学者构建了多模态协同元网络(MCMN)，即便在数据大量缺失情况下仍能实现谐波驱动器故障诊断。Pang研究组研发的自适应学习中值填充深度自编码器(AMDAE)，专门针对时序数据缺失值填补问题。Feng等人则提出用于液体火箭发动机的无监督多模态异常检测方法，采用深度跳跃连接自编码器融合多源数据，显著提高检测精度。最后，Zhang团队开发的KDOTS采用两阶段异常检测架构，先利用教师模型重建缺失数据，再将知识迁移至学生模型以实现高效故障检测。</w:t>
      </w:r>
    </w:p>
    <w:p w14:paraId="7D08CCD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尽管模态缺失问题已引起广泛关注，但许多现有解决方案严重依赖大量完整的多模态数据，导致模型性能对数据完整性高度敏感。近年来，知识蒸馏已成为知识迁移的有效工具。该技术最初用于将复杂高性能教师模型中的知识压缩并迁移至更紧凑高效的学生模型。通过将完整模态数据训练的教师模型知识迁移至仅能获取部分模态的学生模型，蒸馏过程可应用于模态缺失场景。即使模态信息有限，学生网络仍能通过蒸馏过程间接吸收丰富信息。最新研究表明，知识蒸馏在处理跨模态任务中效果显著，尤其在基于多模态生理信号的情绪识别领域取得突出成果。尽管计算机视觉和自然语言处理等领域已取得重大进展，但针对航空航天场景下模态缺失的工业设备状态监测与故障诊断的系统性研究仍显不足。此外，现有方法多依赖单一教师模型，限制了跨多样化表征空间的知识迁移。最后，在计算资源严重受限的机载齿轮泵诊断领域，相关研究尚未得到足够重视。</w:t>
      </w:r>
    </w:p>
    <w:p w14:paraId="0685110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亟需构建一种能够融合多空间知识、适应模态缺失且同时满足部署效率要求的故障诊断框架，以实现车载故障诊断的实际需求。为应对模态缺失和部署限制的挑战，本文提出了一种物理引导的多教师知识蒸馏网络（PGMTKD）。该框架在结构上融合了基于物理的建模与深度学习，在算法层面结合了多教师知识迁移与轻量化学生模型训练。其核心在于通过多个教师模型利用地面实验室环境下的完整模态数据，再将知识迁移至轻量级学生网络，旨在解决车载场景下模态受限与计算资源不足的故障诊断难题。</w:t>
      </w:r>
    </w:p>
    <w:p w14:paraId="663C5DA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本文的主要贡献如下：</w:t>
      </w:r>
    </w:p>
    <w:p w14:paraId="6162280D">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color w:val="0000FF"/>
          <w:sz w:val="24"/>
          <w:szCs w:val="24"/>
          <w:lang w:val="en-US" w:eastAsia="zh-CN"/>
        </w:rPr>
        <w:t>构建物理信息网络架构</w:t>
      </w:r>
      <w:r>
        <w:rPr>
          <w:rFonts w:hint="eastAsia" w:ascii="宋体" w:hAnsi="宋体" w:eastAsia="宋体" w:cs="宋体"/>
          <w:sz w:val="24"/>
          <w:szCs w:val="24"/>
          <w:lang w:val="en-US" w:eastAsia="zh-CN"/>
        </w:rPr>
        <w:t>：提出一种神经网络框架，该框架整合了航空燃油齿轮泵工作原理衍生的机械学洞见与物理约束。通过嵌入这些先验物理定律，该模型获得了更强的可解释性，并能更有效地适应复杂工况。</w:t>
      </w:r>
    </w:p>
    <w:p w14:paraId="29B221F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(2)设计</w:t>
      </w:r>
      <w:r>
        <w:rPr>
          <w:rFonts w:hint="eastAsia" w:ascii="宋体" w:hAnsi="宋体" w:eastAsia="宋体" w:cs="宋体"/>
          <w:color w:val="0000FF"/>
          <w:sz w:val="24"/>
          <w:szCs w:val="24"/>
          <w:lang w:val="en-US" w:eastAsia="zh-CN"/>
        </w:rPr>
        <w:t>多教师知识蒸馏机</w:t>
      </w:r>
      <w:r>
        <w:rPr>
          <w:rFonts w:hint="eastAsia" w:ascii="宋体" w:hAnsi="宋体" w:eastAsia="宋体" w:cs="宋体"/>
          <w:sz w:val="24"/>
          <w:szCs w:val="24"/>
          <w:lang w:val="en-US" w:eastAsia="zh-CN"/>
        </w:rPr>
        <w:t>制以提升三模态缺失下的故障诊断能力：为缓解飞行条件下传感器模态缺失的影响，我们提出采用三种互补教师模型的多源蒸馏策略——时序教师（GPT）、空间教师（ResNet-50）以及基于物理的教师（物理教师）。这三种教师模型代表数据驱动与物理驱动两种不同范式，其融合蒸馏显著增强了学生模型补偿缺失模态知识的能力，并提升了决策鲁棒性。</w:t>
      </w:r>
    </w:p>
    <w:p w14:paraId="3B3FA05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(3)训练</w:t>
      </w:r>
      <w:r>
        <w:rPr>
          <w:rFonts w:hint="eastAsia" w:ascii="宋体" w:hAnsi="宋体" w:eastAsia="宋体" w:cs="宋体"/>
          <w:color w:val="0000FF"/>
          <w:sz w:val="24"/>
          <w:szCs w:val="24"/>
          <w:lang w:val="en-US" w:eastAsia="zh-CN"/>
        </w:rPr>
        <w:t>轻量级学生模型</w:t>
      </w:r>
      <w:r>
        <w:rPr>
          <w:rFonts w:hint="eastAsia" w:ascii="宋体" w:hAnsi="宋体" w:eastAsia="宋体" w:cs="宋体"/>
          <w:sz w:val="24"/>
          <w:szCs w:val="24"/>
          <w:lang w:val="en-US" w:eastAsia="zh-CN"/>
        </w:rPr>
        <w:t>实现机载部署：通过将教师模型的知识迁移至参数更少、计算效率更高的学生网络。这种紧凑模型在诊断性能与资源限制之间实现了良好平衡，使其适合嵌入式航空航天系统的实时部署。</w:t>
      </w:r>
    </w:p>
    <w:p w14:paraId="39409D5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PGMTKD框架</w:t>
      </w:r>
      <w:r>
        <w:rPr>
          <w:rFonts w:hint="eastAsia" w:ascii="宋体" w:hAnsi="宋体" w:eastAsia="宋体" w:cs="宋体"/>
          <w:color w:val="0000FF"/>
          <w:sz w:val="24"/>
          <w:szCs w:val="24"/>
          <w:lang w:val="en-US" w:eastAsia="zh-CN"/>
        </w:rPr>
        <w:t>整合了基于物理的建模、多源知识蒸馏和轻量化设计。</w:t>
      </w:r>
      <w:r>
        <w:rPr>
          <w:rFonts w:hint="eastAsia" w:ascii="宋体" w:hAnsi="宋体" w:eastAsia="宋体" w:cs="宋体"/>
          <w:sz w:val="24"/>
          <w:szCs w:val="24"/>
          <w:lang w:val="en-US" w:eastAsia="zh-CN"/>
        </w:rPr>
        <w:t>该框架为航空燃油齿轮泵故障诊断提供了有效解决方案，即使在数据缺失的情况下也能发挥作用。</w:t>
      </w:r>
    </w:p>
    <w:p w14:paraId="5E334687">
      <w:pPr>
        <w:numPr>
          <w:ilvl w:val="0"/>
          <w:numId w:val="0"/>
        </w:numPr>
        <w:ind w:firstLine="420" w:firstLineChars="0"/>
        <w:rPr>
          <w:rFonts w:hint="eastAsia" w:ascii="宋体" w:hAnsi="宋体" w:eastAsia="宋体" w:cs="宋体"/>
          <w:sz w:val="24"/>
          <w:szCs w:val="24"/>
          <w:lang w:val="en-US" w:eastAsia="zh-CN"/>
        </w:rPr>
      </w:pPr>
    </w:p>
    <w:p w14:paraId="2FB0BC6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二、方法</w:t>
      </w:r>
    </w:p>
    <w:p w14:paraId="41CCC1AB">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提出一种基于知识蒸馏的多模态特征融合方法，解决了齿轮泵故障诊断中的模态缺失问题。该模型包含三个教师网络和一个学生网络，通过知识蒸馏过程将教师网络的知识迁移至学生模型。后续章节将详细阐述各组成部分。</w:t>
      </w:r>
    </w:p>
    <w:p w14:paraId="0ED5A000">
      <w:pPr>
        <w:numPr>
          <w:ilvl w:val="0"/>
          <w:numId w:val="1"/>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概述</w:t>
      </w:r>
    </w:p>
    <w:p w14:paraId="55B5763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所提出的框架如图1所示，包含四个主要组成部分：1）</w:t>
      </w:r>
      <w:r>
        <w:rPr>
          <w:rFonts w:hint="eastAsia" w:ascii="宋体" w:hAnsi="宋体" w:eastAsia="宋体" w:cs="宋体"/>
          <w:color w:val="0000FF"/>
          <w:sz w:val="24"/>
          <w:szCs w:val="24"/>
          <w:lang w:val="en-US" w:eastAsia="zh-CN"/>
        </w:rPr>
        <w:t>物理教师网络</w:t>
      </w:r>
      <w:r>
        <w:rPr>
          <w:rFonts w:hint="eastAsia" w:ascii="宋体" w:hAnsi="宋体" w:eastAsia="宋体" w:cs="宋体"/>
          <w:sz w:val="24"/>
          <w:szCs w:val="24"/>
          <w:lang w:val="en-US" w:eastAsia="zh-CN"/>
        </w:rPr>
        <w:t>接收来自齿轮泵的</w:t>
      </w:r>
      <w:r>
        <w:rPr>
          <w:rFonts w:hint="eastAsia" w:ascii="宋体" w:hAnsi="宋体" w:eastAsia="宋体" w:cs="宋体"/>
          <w:color w:val="0000FF"/>
          <w:sz w:val="24"/>
          <w:szCs w:val="24"/>
          <w:lang w:val="en-US" w:eastAsia="zh-CN"/>
        </w:rPr>
        <w:t>压力脉动信号</w:t>
      </w:r>
      <w:r>
        <w:rPr>
          <w:rFonts w:hint="eastAsia" w:ascii="宋体" w:hAnsi="宋体" w:eastAsia="宋体" w:cs="宋体"/>
          <w:sz w:val="24"/>
          <w:szCs w:val="24"/>
          <w:lang w:val="en-US" w:eastAsia="zh-CN"/>
        </w:rPr>
        <w:t>作为输入，采用物理信息驱动的</w:t>
      </w:r>
      <w:r>
        <w:rPr>
          <w:rFonts w:hint="eastAsia" w:ascii="宋体" w:hAnsi="宋体" w:eastAsia="宋体" w:cs="宋体"/>
          <w:color w:val="0000FF"/>
          <w:sz w:val="24"/>
          <w:szCs w:val="24"/>
          <w:lang w:val="en-US" w:eastAsia="zh-CN"/>
        </w:rPr>
        <w:t>压力重建模型学习信号中的物理特征</w:t>
      </w:r>
      <w:r>
        <w:rPr>
          <w:rFonts w:hint="eastAsia" w:ascii="宋体" w:hAnsi="宋体" w:eastAsia="宋体" w:cs="宋体"/>
          <w:sz w:val="24"/>
          <w:szCs w:val="24"/>
          <w:lang w:val="en-US" w:eastAsia="zh-CN"/>
        </w:rPr>
        <w:t>，提取具有物理可解释性的信息；2）</w:t>
      </w:r>
      <w:r>
        <w:rPr>
          <w:rFonts w:hint="eastAsia" w:ascii="宋体" w:hAnsi="宋体" w:eastAsia="宋体" w:cs="宋体"/>
          <w:color w:val="0000FF"/>
          <w:sz w:val="24"/>
          <w:szCs w:val="24"/>
          <w:lang w:val="en-US" w:eastAsia="zh-CN"/>
        </w:rPr>
        <w:t>时序教师网络同时处理压力和振动信号，从中提取时序特征</w:t>
      </w:r>
      <w:r>
        <w:rPr>
          <w:rFonts w:hint="eastAsia" w:ascii="宋体" w:hAnsi="宋体" w:eastAsia="宋体" w:cs="宋体"/>
          <w:sz w:val="24"/>
          <w:szCs w:val="24"/>
          <w:lang w:val="en-US" w:eastAsia="zh-CN"/>
        </w:rPr>
        <w:t>；3）</w:t>
      </w:r>
      <w:r>
        <w:rPr>
          <w:rFonts w:hint="eastAsia" w:ascii="宋体" w:hAnsi="宋体" w:eastAsia="宋体" w:cs="宋体"/>
          <w:color w:val="0000FF"/>
          <w:sz w:val="24"/>
          <w:szCs w:val="24"/>
          <w:lang w:val="en-US" w:eastAsia="zh-CN"/>
        </w:rPr>
        <w:t>空间教师网络学习传感器间的空间分布特征与空间关系</w:t>
      </w:r>
      <w:r>
        <w:rPr>
          <w:rFonts w:hint="eastAsia" w:ascii="宋体" w:hAnsi="宋体" w:eastAsia="宋体" w:cs="宋体"/>
          <w:sz w:val="24"/>
          <w:szCs w:val="24"/>
          <w:lang w:val="en-US" w:eastAsia="zh-CN"/>
        </w:rPr>
        <w:t>；4）</w:t>
      </w:r>
      <w:r>
        <w:rPr>
          <w:rFonts w:hint="eastAsia" w:ascii="宋体" w:hAnsi="宋体" w:eastAsia="宋体" w:cs="宋体"/>
          <w:color w:val="0000FF"/>
          <w:sz w:val="24"/>
          <w:szCs w:val="24"/>
          <w:lang w:val="en-US" w:eastAsia="zh-CN"/>
        </w:rPr>
        <w:t>学生网络仅接收压力信号输入，通过一维卷积神经网络（1D-CNN）有效提取信号的局部时序特征</w:t>
      </w:r>
      <w:r>
        <w:rPr>
          <w:rFonts w:hint="eastAsia" w:ascii="宋体" w:hAnsi="宋体" w:eastAsia="宋体" w:cs="宋体"/>
          <w:sz w:val="24"/>
          <w:szCs w:val="24"/>
          <w:lang w:val="en-US" w:eastAsia="zh-CN"/>
        </w:rPr>
        <w:t>。通过多教师知识蒸馏过程，来自物理、时序和空间教师模型的知识被迁移至学生模型，从而实现更优的故障诊断。相较于单教师知识蒸馏，</w:t>
      </w:r>
      <w:r>
        <w:rPr>
          <w:rFonts w:hint="eastAsia" w:ascii="宋体" w:hAnsi="宋体" w:eastAsia="宋体" w:cs="宋体"/>
          <w:color w:val="0000FF"/>
          <w:sz w:val="24"/>
          <w:szCs w:val="24"/>
          <w:lang w:val="en-US" w:eastAsia="zh-CN"/>
        </w:rPr>
        <w:t>多教师知识蒸馏能更好地发挥各教师网络优势，灵活迁移不同表征空间的知识</w:t>
      </w:r>
      <w:r>
        <w:rPr>
          <w:rFonts w:hint="eastAsia" w:ascii="宋体" w:hAnsi="宋体" w:eastAsia="宋体" w:cs="宋体"/>
          <w:sz w:val="24"/>
          <w:szCs w:val="24"/>
          <w:lang w:val="en-US" w:eastAsia="zh-CN"/>
        </w:rPr>
        <w:t>。</w:t>
      </w:r>
      <w:r>
        <w:rPr>
          <w:rFonts w:hint="eastAsia" w:ascii="宋体" w:hAnsi="宋体" w:eastAsia="宋体" w:cs="宋体"/>
          <w:color w:val="0000FF"/>
          <w:sz w:val="24"/>
          <w:szCs w:val="24"/>
          <w:lang w:val="en-US" w:eastAsia="zh-CN"/>
        </w:rPr>
        <w:t>借助多教师知识蒸馏机制，学生网络可保持精简架构并依赖单一模态输入</w:t>
      </w:r>
      <w:r>
        <w:rPr>
          <w:rFonts w:hint="eastAsia" w:ascii="宋体" w:hAnsi="宋体" w:eastAsia="宋体" w:cs="宋体"/>
          <w:sz w:val="24"/>
          <w:szCs w:val="24"/>
          <w:lang w:val="en-US" w:eastAsia="zh-CN"/>
        </w:rPr>
        <w:t>，这在实际应用中能实现更高效精准的故障诊断。</w:t>
      </w:r>
    </w:p>
    <w:p w14:paraId="6F7B4F60">
      <w:pPr>
        <w:numPr>
          <w:ilvl w:val="0"/>
          <w:numId w:val="1"/>
        </w:numPr>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物理教师网络</w:t>
      </w:r>
    </w:p>
    <w:p w14:paraId="699F4B45">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压力重构模型：可解释深度学习近期已成为关键研究焦点[25]。</w:t>
      </w:r>
      <w:r>
        <w:rPr>
          <w:rFonts w:hint="eastAsia" w:ascii="宋体" w:hAnsi="宋体" w:eastAsia="宋体" w:cs="宋体"/>
          <w:color w:val="0000FF"/>
          <w:sz w:val="24"/>
          <w:szCs w:val="24"/>
          <w:lang w:val="en-US" w:eastAsia="zh-CN"/>
        </w:rPr>
        <w:t>压力脉动信号</w:t>
      </w:r>
      <w:r>
        <w:rPr>
          <w:rFonts w:hint="eastAsia" w:ascii="宋体" w:hAnsi="宋体" w:eastAsia="宋体" w:cs="宋体"/>
          <w:sz w:val="24"/>
          <w:szCs w:val="24"/>
          <w:lang w:val="en-US" w:eastAsia="zh-CN"/>
        </w:rPr>
        <w:t>反映了本质的物理特征。因此，对该信号建模能使网络获取基于物理现实的认知。当发生密封失效或泵壳损坏等故障时，往往会导致内部压力出现显著变化。通过引入物理信息模型，可引导网络识别这些模式，最终提升其故障检测性能。</w:t>
      </w:r>
    </w:p>
    <w:p w14:paraId="2CE6D06E">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齿轮泵出口处的湍流向下游移动时，在无外界扰动的情况下会演化为各向同性湍流。假设测量点处流体不可压缩，则形成不可压缩均匀各向同性湍流。这种均匀湍流作为空间平稳过程，其脉动可用傅里叶级数表示。根据谱方法[26]，将轴向与周向的均匀湍流展开为傅里叶级数后可得：</w:t>
      </w:r>
    </w:p>
    <w:p w14:paraId="09A8F1A1">
      <w:pPr>
        <w:numPr>
          <w:ilvl w:val="0"/>
          <w:numId w:val="0"/>
        </w:numPr>
        <w:ind w:firstLine="2160" w:firstLineChars="900"/>
        <w:rPr>
          <w:rFonts w:hint="default" w:ascii="宋体" w:hAnsi="宋体" w:eastAsia="宋体" w:cs="宋体"/>
          <w:i w:val="0"/>
          <w:sz w:val="24"/>
          <w:szCs w:val="24"/>
          <w:lang w:val="en-US" w:eastAsia="zh-CN"/>
        </w:rPr>
      </w:pPr>
      <m:oMath>
        <m:r>
          <m:rPr/>
          <w:rPr>
            <w:rFonts w:hint="eastAsia" w:ascii="Cambria Math" w:hAnsi="Cambria Math" w:eastAsia="宋体" w:cs="宋体"/>
            <w:sz w:val="24"/>
            <w:szCs w:val="24"/>
          </w:rPr>
          <m:t>P(z,θ,r)=</m:t>
        </m:r>
        <m:nary>
          <m:naryPr>
            <m:chr m:val="∑"/>
            <m:limLoc m:val="undOvr"/>
            <m:supHide m:val="1"/>
            <m:ctrlPr>
              <w:rPr>
                <w:rFonts w:hint="eastAsia" w:ascii="Cambria Math" w:hAnsi="Cambria Math" w:eastAsia="宋体" w:cs="宋体"/>
                <w:sz w:val="24"/>
                <w:szCs w:val="24"/>
              </w:rPr>
            </m:ctrlPr>
          </m:naryPr>
          <m: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z</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nary>
              <m:naryPr>
                <m:chr m:val="∑"/>
                <m:limLoc m:val="undOvr"/>
                <m:supHide m:val="1"/>
                <m:ctrlPr>
                  <w:rPr>
                    <w:rFonts w:hint="eastAsia" w:ascii="Cambria Math" w:hAnsi="Cambria Math" w:eastAsia="宋体" w:cs="宋体"/>
                    <w:sz w:val="24"/>
                    <w:szCs w:val="24"/>
                  </w:rPr>
                </m:ctrlPr>
              </m:naryPr>
              <m: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θ</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acc>
                  <m:accPr>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ctrlPr>
                  <w:rPr>
                    <w:rFonts w:hint="eastAsia" w:ascii="Cambria Math" w:hAnsi="Cambria Math" w:eastAsia="宋体" w:cs="宋体"/>
                    <w:sz w:val="24"/>
                    <w:szCs w:val="24"/>
                  </w:rPr>
                </m:ctrlPr>
              </m:e>
            </m:nary>
            <m:ctrlPr>
              <w:rPr>
                <w:rFonts w:hint="eastAsia" w:ascii="Cambria Math" w:hAnsi="Cambria Math" w:eastAsia="宋体" w:cs="宋体"/>
                <w:sz w:val="24"/>
                <w:szCs w:val="24"/>
              </w:rPr>
            </m:ctrlPr>
          </m:e>
        </m:nary>
        <m:d>
          <m:dPr>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z</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θ</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;r</m:t>
            </m:r>
            <m:ctrlPr>
              <w:rPr>
                <w:rFonts w:hint="eastAsia" w:ascii="Cambria Math" w:hAnsi="Cambria Math" w:eastAsia="宋体" w:cs="宋体"/>
                <w:sz w:val="24"/>
                <w:szCs w:val="24"/>
              </w:rPr>
            </m:ctrlPr>
          </m:e>
        </m:d>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i</m:t>
            </m:r>
            <m:d>
              <m:dPr>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z</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z+</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θ</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θ</m:t>
                </m:r>
                <m:ctrlPr>
                  <w:rPr>
                    <w:rFonts w:hint="eastAsia" w:ascii="Cambria Math" w:hAnsi="Cambria Math" w:eastAsia="宋体" w:cs="宋体"/>
                    <w:sz w:val="24"/>
                    <w:szCs w:val="24"/>
                  </w:rPr>
                </m:ctrlPr>
              </m:e>
            </m:d>
            <m:ctrlPr>
              <w:rPr>
                <w:rFonts w:hint="eastAsia" w:ascii="Cambria Math" w:hAnsi="Cambria Math" w:eastAsia="宋体" w:cs="宋体"/>
                <w:sz w:val="24"/>
                <w:szCs w:val="24"/>
              </w:rPr>
            </m:ctrlPr>
          </m:sup>
        </m:sSup>
      </m:oMath>
      <w:r>
        <w:rPr>
          <w:rFonts w:hint="eastAsia" w:ascii="宋体" w:hAnsi="宋体" w:eastAsia="宋体" w:cs="宋体"/>
          <w:i w:val="0"/>
          <w:sz w:val="24"/>
          <w:szCs w:val="24"/>
          <w:lang w:val="en-US" w:eastAsia="zh-CN"/>
        </w:rPr>
        <w:t xml:space="preserve">              (1)</w:t>
      </w:r>
      <w:ins w:id="8" w:author="金宇平" w:date="2025-08-01T10:32:43Z">
        <w:r>
          <w:rPr>
            <w:rFonts w:hint="eastAsia" w:ascii="宋体" w:hAnsi="宋体" w:eastAsia="宋体" w:cs="宋体"/>
            <w:i w:val="0"/>
            <w:sz w:val="24"/>
            <w:szCs w:val="24"/>
            <w:lang w:val="en-US" w:eastAsia="zh-CN"/>
          </w:rPr>
          <w:t>现有</w:t>
        </w:r>
      </w:ins>
      <w:r>
        <w:rPr>
          <w:rFonts w:hint="eastAsia" w:ascii="宋体" w:hAnsi="宋体" w:eastAsia="宋体" w:cs="宋体"/>
          <w:i w:val="0"/>
          <w:sz w:val="24"/>
          <w:szCs w:val="24"/>
          <w:lang w:val="en-US" w:eastAsia="zh-CN"/>
        </w:rPr>
        <w:t xml:space="preserve">  </w:t>
      </w:r>
    </w:p>
    <w:p w14:paraId="744F2A25">
      <w:pPr>
        <w:numPr>
          <w:ilvl w:val="0"/>
          <w:numId w:val="0"/>
        </w:numP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其中</w:t>
      </w:r>
      <m:oMath>
        <m:r>
          <m:rPr/>
          <w:rPr>
            <w:rFonts w:hint="eastAsia" w:ascii="Cambria Math" w:hAnsi="Cambria Math" w:eastAsia="宋体" w:cs="宋体"/>
            <w:sz w:val="24"/>
            <w:szCs w:val="24"/>
          </w:rPr>
          <m:t>(z,θ,r)</m:t>
        </m:r>
      </m:oMath>
      <w:r>
        <w:rPr>
          <w:rFonts w:hint="eastAsia" w:ascii="宋体" w:hAnsi="宋体" w:eastAsia="宋体" w:cs="宋体"/>
          <w:i w:val="0"/>
          <w:sz w:val="24"/>
          <w:szCs w:val="24"/>
          <w:lang w:val="en-US" w:eastAsia="zh-CN"/>
        </w:rPr>
        <w:t>分别代表轴向、方位角和径向坐标。</w:t>
      </w:r>
      <m:oMath>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oMath>
      <w:r>
        <w:rPr>
          <w:rFonts w:hint="eastAsia" w:ascii="宋体" w:hAnsi="宋体" w:eastAsia="宋体" w:cs="宋体"/>
          <w:i w:val="0"/>
          <w:sz w:val="24"/>
          <w:szCs w:val="24"/>
          <w:lang w:val="en-US" w:eastAsia="zh-CN"/>
        </w:rPr>
        <w:t>和</w:t>
      </w:r>
      <m:oMath>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θ</m:t>
            </m:r>
            <m:ctrlPr>
              <w:rPr>
                <w:rFonts w:ascii="Cambria Math" w:hAnsi="Cambria Math" w:eastAsia="宋体"/>
                <w:sz w:val="24"/>
              </w:rPr>
            </m:ctrlPr>
          </m:sub>
        </m:sSub>
      </m:oMath>
      <w:r>
        <w:rPr>
          <w:rFonts w:hint="eastAsia" w:ascii="宋体" w:hAnsi="宋体" w:eastAsia="宋体" w:cs="宋体"/>
          <w:i w:val="0"/>
          <w:sz w:val="24"/>
          <w:szCs w:val="24"/>
          <w:lang w:val="en-US" w:eastAsia="zh-CN"/>
        </w:rPr>
        <w:t>是沿轴向和方位角的波数。(1)式将压力场分解为不同空间频率的分量，其中谱系数</w:t>
      </w:r>
      <m:oMath>
        <m:acc>
          <m:accPr>
            <m:ctrlPr>
              <w:rPr>
                <w:rFonts w:hint="default" w:ascii="Cambria Math" w:hAnsi="Cambria Math" w:eastAsia="宋体"/>
                <w:sz w:val="24"/>
              </w:rPr>
            </m:ctrlPr>
          </m:accPr>
          <m:e>
            <m:r>
              <m:rPr/>
              <w:rPr>
                <w:rFonts w:hint="default" w:ascii="Cambria Math" w:hAnsi="Cambria Math" w:eastAsia="宋体"/>
                <w:sz w:val="24"/>
              </w:rPr>
              <m:t>P</m:t>
            </m:r>
            <m:ctrlPr>
              <w:rPr>
                <w:rFonts w:ascii="Cambria Math" w:hAnsi="Cambria Math" w:eastAsia="宋体"/>
                <w:sz w:val="24"/>
              </w:rPr>
            </m:ctrlPr>
          </m:e>
        </m:acc>
        <m:d>
          <m:dPr>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θ</m:t>
                </m:r>
                <m:ctrlPr>
                  <w:rPr>
                    <w:rFonts w:ascii="Cambria Math" w:hAnsi="Cambria Math" w:eastAsia="宋体"/>
                    <w:sz w:val="24"/>
                  </w:rPr>
                </m:ctrlPr>
              </m:sub>
            </m:sSub>
            <m:r>
              <m:rPr/>
              <w:rPr>
                <w:rFonts w:hint="default" w:ascii="Cambria Math" w:hAnsi="Cambria Math" w:eastAsia="宋体"/>
                <w:sz w:val="24"/>
              </w:rPr>
              <m:t>;r</m:t>
            </m:r>
            <m:ctrlPr>
              <w:rPr>
                <w:rFonts w:hint="default" w:ascii="Cambria Math" w:hAnsi="Cambria Math" w:eastAsia="宋体"/>
                <w:sz w:val="24"/>
              </w:rPr>
            </m:ctrlPr>
          </m:e>
        </m:d>
      </m:oMath>
      <w:r>
        <w:rPr>
          <w:rFonts w:hint="eastAsia" w:ascii="宋体" w:hAnsi="宋体" w:eastAsia="宋体" w:cs="宋体"/>
          <w:i w:val="0"/>
          <w:sz w:val="24"/>
          <w:szCs w:val="24"/>
          <w:lang w:val="en-US" w:eastAsia="zh-CN"/>
        </w:rPr>
        <w:t>表示不同波数下的压力波幅（即能量分布），这与湍流的多尺度特性相关。</w:t>
      </w:r>
    </w:p>
    <w:p w14:paraId="268BC6D8">
      <w:pPr>
        <w:numPr>
          <w:ilvl w:val="0"/>
          <w:numId w:val="0"/>
        </w:numPr>
        <w:ind w:firstLine="420" w:firstLineChars="0"/>
        <w:jc w:val="center"/>
      </w:pPr>
      <w:r>
        <w:drawing>
          <wp:inline distT="0" distB="0" distL="114300" distR="114300">
            <wp:extent cx="5267960" cy="4356100"/>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4356100"/>
                    </a:xfrm>
                    <a:prstGeom prst="rect">
                      <a:avLst/>
                    </a:prstGeom>
                    <a:noFill/>
                    <a:ln>
                      <a:noFill/>
                    </a:ln>
                  </pic:spPr>
                </pic:pic>
              </a:graphicData>
            </a:graphic>
          </wp:inline>
        </w:drawing>
      </w:r>
    </w:p>
    <w:p w14:paraId="00A564CE">
      <w:pPr>
        <w:numPr>
          <w:ilvl w:val="0"/>
          <w:numId w:val="0"/>
        </w:numPr>
        <w:ind w:firstLine="3360" w:firstLineChars="1600"/>
        <w:rPr>
          <w:ins w:id="9" w:author="金宇平" w:date="2025-09-05T16:23:55Z"/>
          <w:rFonts w:hint="eastAsia"/>
          <w:lang w:val="en-US" w:eastAsia="zh-CN"/>
        </w:rPr>
      </w:pPr>
    </w:p>
    <w:p w14:paraId="49DA8CA2">
      <w:pPr>
        <w:numPr>
          <w:ilvl w:val="0"/>
          <w:numId w:val="0"/>
        </w:numPr>
        <w:ind w:firstLine="3360" w:firstLineChars="1600"/>
        <w:rPr>
          <w:ins w:id="10" w:author="金宇平" w:date="2025-09-05T16:23:55Z"/>
          <w:rFonts w:hint="eastAsia"/>
          <w:lang w:val="en-US" w:eastAsia="zh-CN"/>
        </w:rPr>
      </w:pPr>
    </w:p>
    <w:p w14:paraId="02D90A83">
      <w:pPr>
        <w:numPr>
          <w:ilvl w:val="0"/>
          <w:numId w:val="0"/>
        </w:numPr>
        <w:ind w:firstLine="3360" w:firstLineChars="1600"/>
        <w:rPr>
          <w:ins w:id="11" w:author="金宇平" w:date="2025-09-05T15:29:57Z"/>
          <w:rFonts w:hint="eastAsia"/>
          <w:lang w:val="en-US" w:eastAsia="zh-CN"/>
        </w:rPr>
      </w:pPr>
      <w:r>
        <w:rPr>
          <w:rFonts w:hint="eastAsia"/>
          <w:lang w:val="en-US" w:eastAsia="zh-CN"/>
        </w:rPr>
        <w:t>图1. 所提出框架的流程图</w:t>
      </w:r>
    </w:p>
    <w:p w14:paraId="2340682C">
      <w:pPr>
        <w:numPr>
          <w:ilvl w:val="0"/>
          <w:numId w:val="0"/>
        </w:numPr>
        <w:ind w:firstLine="0" w:firstLineChars="0"/>
        <w:rPr>
          <w:ins w:id="12" w:author="金宇平" w:date="2025-08-27T19:18:38Z"/>
          <w:rFonts w:hint="eastAsia"/>
          <w:lang w:val="en-US" w:eastAsia="zh-CN"/>
        </w:rPr>
      </w:pPr>
      <w:ins w:id="13" w:author="金宇平" w:date="2025-09-05T15:29:58Z"/>
      <w:ins w:id="14" w:author="金宇平" w:date="2025-09-05T15:29:58Z"/>
      <w:ins w:id="15" w:author="金宇平" w:date="2025-09-05T15:29:58Z"/>
      <w:ins w:id="16" w:author="金宇平" w:date="2025-09-05T15:29:58Z">
        <w:r>
          <w:rPr>
            <w:rFonts w:hint="eastAsia"/>
            <w:lang w:val="en-US" w:eastAsia="zh-CN"/>
          </w:rPr>
          <w:object>
            <v:shape id="_x0000_i1025" o:spt="75" type="#_x0000_t75" style="height:257.25pt;width:371.25pt;" o:ole="t" filled="f" o:preferrelative="t" stroked="f" coordsize="21600,21600">
              <v:path/>
              <v:fill on="f" focussize="0,0"/>
              <v:stroke on="f"/>
              <v:imagedata r:id="rId8" o:title=""/>
              <o:lock v:ext="edit" aspectratio="f"/>
              <w10:wrap type="none"/>
              <w10:anchorlock/>
            </v:shape>
            <o:OLEObject Type="Embed" ProgID="Visio.Drawing.15" ShapeID="_x0000_i1025" DrawAspect="Content" ObjectID="_1468075725" r:id="rId7">
              <o:LockedField>false</o:LockedField>
            </o:OLEObject>
          </w:object>
        </w:r>
      </w:ins>
      <w:ins w:id="18" w:author="金宇平" w:date="2025-09-05T15:29:58Z"/>
    </w:p>
    <w:p w14:paraId="2768C479">
      <w:pPr>
        <w:pStyle w:val="3"/>
        <w:rPr>
          <w:ins w:id="19" w:author="金宇平" w:date="2025-08-27T19:18:40Z"/>
          <w:rFonts w:hint="default"/>
          <w:lang w:val="en-US" w:eastAsia="zh-CN"/>
        </w:rPr>
      </w:pPr>
      <w:ins w:id="20" w:author="金宇平" w:date="2025-08-27T19:18:39Z">
        <w:r>
          <w:rPr>
            <w:rFonts w:hint="eastAsia"/>
            <w:lang w:val="en-US" w:eastAsia="zh-CN"/>
          </w:rPr>
          <w:t>T</w:t>
        </w:r>
      </w:ins>
      <w:ins w:id="21" w:author="金宇平" w:date="2025-08-27T19:18:40Z">
        <w:r>
          <w:rPr>
            <w:rFonts w:hint="eastAsia"/>
            <w:lang w:val="en-US" w:eastAsia="zh-CN"/>
          </w:rPr>
          <w:t>emporal Teacher、Physics Teacher为创新设计，总体框架为创新设计（现有为1个教师网络+1个学生网络；本申请首次提出三个教师网络+1个学生网络）</w:t>
        </w:r>
      </w:ins>
      <w:ins w:id="22" w:author="金宇平" w:date="2025-08-27T19:18:40Z">
        <w:r>
          <w:rPr>
            <w:rFonts w:hint="eastAsia"/>
            <w:lang w:val="en-US" w:eastAsia="zh-CN"/>
          </w:rPr>
          <w:br w:type="textWrapping"/>
        </w:r>
      </w:ins>
      <w:ins w:id="23" w:author="金宇平" w:date="2025-08-27T19:18:40Z">
        <w:r>
          <w:rPr>
            <w:rFonts w:hint="eastAsia"/>
            <w:lang w:val="en-US" w:eastAsia="zh-CN"/>
          </w:rPr>
          <w:t>SStudent Network，层数自己提出</w:t>
        </w:r>
      </w:ins>
    </w:p>
    <w:p w14:paraId="643310D3">
      <w:pPr>
        <w:pStyle w:val="3"/>
        <w:rPr>
          <w:ins w:id="24" w:author="金宇平" w:date="2025-08-27T19:18:40Z"/>
          <w:rFonts w:hint="eastAsia"/>
          <w:lang w:val="en-US" w:eastAsia="zh-CN"/>
        </w:rPr>
      </w:pPr>
      <w:ins w:id="25" w:author="金宇平" w:date="2025-08-27T19:18:40Z">
        <w:r>
          <w:rPr>
            <w:rFonts w:hint="eastAsia"/>
            <w:lang w:val="en-US" w:eastAsia="zh-CN"/>
          </w:rPr>
          <w:t>Spatial Teacher为现有的教师网络</w:t>
        </w:r>
      </w:ins>
    </w:p>
    <w:p w14:paraId="19144F0D">
      <w:pPr>
        <w:pStyle w:val="3"/>
        <w:rPr>
          <w:ins w:id="26" w:author="金宇平" w:date="2025-08-27T19:18:40Z"/>
          <w:rFonts w:hint="eastAsia"/>
          <w:lang w:val="en-US" w:eastAsia="zh-CN"/>
        </w:rPr>
      </w:pPr>
    </w:p>
    <w:p w14:paraId="10336A8F">
      <w:pPr>
        <w:pStyle w:val="3"/>
        <w:rPr>
          <w:ins w:id="27" w:author="金宇平" w:date="2025-08-27T19:18:40Z"/>
          <w:rFonts w:hint="eastAsia"/>
          <w:lang w:val="en-US" w:eastAsia="zh-CN"/>
        </w:rPr>
      </w:pPr>
      <w:ins w:id="28" w:author="金宇平" w:date="2025-08-27T19:18:40Z">
        <w:r>
          <w:rPr>
            <w:rFonts w:hint="eastAsia"/>
            <w:lang w:val="en-US" w:eastAsia="zh-CN"/>
          </w:rPr>
          <w:t>pressure 地面、天空都可以采集</w:t>
        </w:r>
      </w:ins>
      <w:ins w:id="29" w:author="金宇平" w:date="2025-08-27T19:18:40Z">
        <w:r>
          <w:rPr>
            <w:rFonts w:hint="eastAsia"/>
            <w:lang w:val="en-US" w:eastAsia="zh-CN"/>
          </w:rPr>
          <w:br w:type="textWrapping"/>
        </w:r>
      </w:ins>
      <w:ins w:id="30" w:author="金宇平" w:date="2025-08-27T19:18:40Z">
        <w:r>
          <w:rPr>
            <w:rFonts w:hint="eastAsia"/>
            <w:lang w:val="en-US" w:eastAsia="zh-CN"/>
          </w:rPr>
          <w:t>Vib只能地面采集</w:t>
        </w:r>
      </w:ins>
    </w:p>
    <w:p w14:paraId="4D4660C2">
      <w:pPr>
        <w:pStyle w:val="3"/>
        <w:rPr>
          <w:ins w:id="31" w:author="金宇平" w:date="2025-08-27T19:18:40Z"/>
          <w:rFonts w:hint="eastAsia"/>
          <w:lang w:val="en-US" w:eastAsia="zh-CN"/>
        </w:rPr>
      </w:pPr>
    </w:p>
    <w:p w14:paraId="017A8866">
      <w:pPr>
        <w:pStyle w:val="3"/>
        <w:rPr>
          <w:ins w:id="32" w:author="金宇平" w:date="2025-08-27T19:18:40Z"/>
          <w:rFonts w:hint="default"/>
          <w:lang w:val="en-US" w:eastAsia="zh-CN"/>
        </w:rPr>
      </w:pPr>
      <w:ins w:id="33" w:author="金宇平" w:date="2025-08-27T19:18:40Z">
        <w:r>
          <w:rPr>
            <w:rFonts w:hint="eastAsia"/>
            <w:lang w:val="en-US" w:eastAsia="zh-CN"/>
          </w:rPr>
          <w:t>训练：采用地面采集的Pre和Vib进行训练</w:t>
        </w:r>
      </w:ins>
      <w:ins w:id="34" w:author="金宇平" w:date="2025-09-05T15:28:28Z">
        <w:r>
          <w:rPr>
            <w:rFonts w:hint="eastAsia"/>
            <w:lang w:val="en-US" w:eastAsia="zh-CN"/>
          </w:rPr>
          <w:t>；</w:t>
        </w:r>
      </w:ins>
      <w:ins w:id="35" w:author="金宇平" w:date="2025-09-05T15:28:29Z">
        <w:r>
          <w:rPr>
            <w:rFonts w:hint="eastAsia"/>
            <w:lang w:val="en-US" w:eastAsia="zh-CN"/>
          </w:rPr>
          <w:t>采用</w:t>
        </w:r>
      </w:ins>
      <w:ins w:id="36" w:author="金宇平" w:date="2025-09-05T15:28:32Z">
        <w:r>
          <w:rPr>
            <w:rFonts w:hint="eastAsia"/>
            <w:lang w:val="en-US" w:eastAsia="zh-CN"/>
          </w:rPr>
          <w:t>总损失</w:t>
        </w:r>
      </w:ins>
      <w:ins w:id="37" w:author="金宇平" w:date="2025-09-05T15:28:33Z">
        <w:r>
          <w:rPr>
            <w:rFonts w:hint="eastAsia"/>
            <w:lang w:val="en-US" w:eastAsia="zh-CN"/>
          </w:rPr>
          <w:t>迭代</w:t>
        </w:r>
      </w:ins>
      <w:ins w:id="38" w:author="金宇平" w:date="2025-09-05T15:28:34Z">
        <w:r>
          <w:rPr>
            <w:rFonts w:hint="eastAsia"/>
            <w:lang w:val="en-US" w:eastAsia="zh-CN"/>
          </w:rPr>
          <w:t>三个</w:t>
        </w:r>
      </w:ins>
      <w:ins w:id="39" w:author="金宇平" w:date="2025-09-05T15:28:35Z">
        <w:r>
          <w:rPr>
            <w:rFonts w:hint="eastAsia"/>
            <w:lang w:val="en-US" w:eastAsia="zh-CN"/>
          </w:rPr>
          <w:t>教师、</w:t>
        </w:r>
      </w:ins>
      <w:ins w:id="40" w:author="金宇平" w:date="2025-09-05T15:28:36Z">
        <w:r>
          <w:rPr>
            <w:rFonts w:hint="eastAsia"/>
            <w:lang w:val="en-US" w:eastAsia="zh-CN"/>
          </w:rPr>
          <w:t>学生</w:t>
        </w:r>
      </w:ins>
      <w:ins w:id="41" w:author="金宇平" w:date="2025-09-05T15:28:37Z">
        <w:r>
          <w:rPr>
            <w:rFonts w:hint="eastAsia"/>
            <w:lang w:val="en-US" w:eastAsia="zh-CN"/>
          </w:rPr>
          <w:t>、四个</w:t>
        </w:r>
      </w:ins>
      <w:ins w:id="42" w:author="金宇平" w:date="2025-09-05T15:28:38Z">
        <w:r>
          <w:rPr>
            <w:rFonts w:hint="eastAsia"/>
            <w:lang w:val="en-US" w:eastAsia="zh-CN"/>
          </w:rPr>
          <w:t>分类器</w:t>
        </w:r>
      </w:ins>
      <w:ins w:id="43" w:author="金宇平" w:date="2025-08-27T19:18:40Z">
        <w:r>
          <w:rPr>
            <w:rFonts w:hint="eastAsia"/>
            <w:lang w:val="en-US" w:eastAsia="zh-CN"/>
          </w:rPr>
          <w:br w:type="textWrapping"/>
        </w:r>
      </w:ins>
      <w:ins w:id="44" w:author="金宇平" w:date="2025-08-27T19:18:40Z">
        <w:r>
          <w:rPr>
            <w:rFonts w:hint="eastAsia"/>
            <w:lang w:val="en-US" w:eastAsia="zh-CN"/>
          </w:rPr>
          <w:t>测试：采用学生网络预测天空采集的Pre数据</w:t>
        </w:r>
      </w:ins>
    </w:p>
    <w:p w14:paraId="1885FA51">
      <w:pPr>
        <w:numPr>
          <w:ilvl w:val="0"/>
          <w:numId w:val="0"/>
        </w:numPr>
        <w:ind w:firstLine="3360" w:firstLineChars="1600"/>
        <w:rPr>
          <w:rFonts w:hint="default"/>
          <w:lang w:val="en-US" w:eastAsia="zh-CN"/>
        </w:rPr>
      </w:pPr>
    </w:p>
    <w:p w14:paraId="2EC025F9">
      <w:pPr>
        <w:numPr>
          <w:ilvl w:val="0"/>
          <w:numId w:val="0"/>
        </w:numPr>
        <w:ind w:firstLine="420" w:firstLineChars="0"/>
        <w:rPr>
          <w:rFonts w:hint="eastAsia"/>
          <w:lang w:val="en-US" w:eastAsia="zh-CN"/>
        </w:rPr>
      </w:pPr>
      <w:r>
        <w:rPr>
          <w:rFonts w:hint="eastAsia"/>
          <w:lang w:val="en-US" w:eastAsia="zh-CN"/>
        </w:rPr>
        <w:tab/>
      </w:r>
    </w:p>
    <w:p w14:paraId="3B3A8999">
      <w:pPr>
        <w:numPr>
          <w:ilvl w:val="0"/>
          <w:numId w:val="0"/>
        </w:numPr>
        <w:ind w:firstLine="420" w:firstLineChars="0"/>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由于齿轮的周期性旋转（图2），流场在轴向和方位角方向均呈现周期性特征。一方面，在齿轮泵的循环运行过程中，两个啮合齿轮间封闭容积的周期性变化会引发流场扰动；另一方面，未参与啮合的轮齿会在出口处产生周期性扰动。因此，</w:t>
      </w:r>
      <w:r>
        <w:rPr>
          <w:rFonts w:hint="eastAsia" w:ascii="宋体" w:hAnsi="宋体" w:eastAsia="宋体" w:cs="宋体"/>
          <w:i w:val="0"/>
          <w:color w:val="1424EE"/>
          <w:sz w:val="24"/>
          <w:szCs w:val="24"/>
          <w:lang w:val="en-US" w:eastAsia="zh-CN"/>
        </w:rPr>
        <w:t>轴向z方向</w:t>
      </w:r>
      <w:r>
        <w:rPr>
          <w:rFonts w:hint="eastAsia" w:ascii="宋体" w:hAnsi="宋体" w:eastAsia="宋体" w:cs="宋体"/>
          <w:i w:val="0"/>
          <w:sz w:val="24"/>
          <w:szCs w:val="24"/>
          <w:lang w:val="en-US" w:eastAsia="zh-CN"/>
        </w:rPr>
        <w:t>的周期性与齿轮啮合相关，其</w:t>
      </w:r>
      <w:r>
        <w:rPr>
          <w:rFonts w:hint="eastAsia" w:ascii="宋体" w:hAnsi="宋体" w:eastAsia="宋体" w:cs="宋体"/>
          <w:i w:val="0"/>
          <w:color w:val="1424EE"/>
          <w:sz w:val="24"/>
          <w:szCs w:val="24"/>
          <w:lang w:val="en-US" w:eastAsia="zh-CN"/>
        </w:rPr>
        <w:t>啮合频率为ω</w:t>
      </w:r>
      <w:ins w:id="45" w:author="金宇平" w:date="2025-09-05T15:33:58Z">
        <w:r>
          <w:rPr>
            <w:rFonts w:hint="eastAsia" w:ascii="宋体" w:hAnsi="宋体" w:eastAsia="宋体" w:cs="宋体"/>
            <w:i w:val="0"/>
            <w:color w:val="1424EE"/>
            <w:sz w:val="24"/>
            <w:szCs w:val="24"/>
            <w:lang w:val="en-US" w:eastAsia="zh-CN"/>
          </w:rPr>
          <w:t>（</w:t>
        </w:r>
      </w:ins>
      <w:ins w:id="46" w:author="金宇平" w:date="2025-09-05T15:34:01Z">
        <w:r>
          <w:rPr>
            <w:rFonts w:hint="eastAsia" w:ascii="宋体" w:hAnsi="宋体" w:eastAsia="宋体" w:cs="宋体"/>
            <w:i w:val="0"/>
            <w:color w:val="1424EE"/>
            <w:sz w:val="24"/>
            <w:szCs w:val="24"/>
            <w:lang w:val="en-US" w:eastAsia="zh-CN"/>
          </w:rPr>
          <w:t>齿轮的</w:t>
        </w:r>
      </w:ins>
      <w:ins w:id="47" w:author="金宇平" w:date="2025-09-05T15:34:02Z">
        <w:r>
          <w:rPr>
            <w:rFonts w:hint="eastAsia" w:ascii="宋体" w:hAnsi="宋体" w:eastAsia="宋体" w:cs="宋体"/>
            <w:i w:val="0"/>
            <w:color w:val="1424EE"/>
            <w:sz w:val="24"/>
            <w:szCs w:val="24"/>
            <w:lang w:val="en-US" w:eastAsia="zh-CN"/>
          </w:rPr>
          <w:t>固定</w:t>
        </w:r>
      </w:ins>
      <w:ins w:id="48" w:author="金宇平" w:date="2025-09-05T15:34:03Z">
        <w:r>
          <w:rPr>
            <w:rFonts w:hint="eastAsia" w:ascii="宋体" w:hAnsi="宋体" w:eastAsia="宋体" w:cs="宋体"/>
            <w:i w:val="0"/>
            <w:color w:val="1424EE"/>
            <w:sz w:val="24"/>
            <w:szCs w:val="24"/>
            <w:lang w:val="en-US" w:eastAsia="zh-CN"/>
          </w:rPr>
          <w:t>参数</w:t>
        </w:r>
      </w:ins>
      <w:ins w:id="49" w:author="金宇平" w:date="2025-09-05T15:33:58Z">
        <w:r>
          <w:rPr>
            <w:rFonts w:hint="eastAsia" w:ascii="宋体" w:hAnsi="宋体" w:eastAsia="宋体" w:cs="宋体"/>
            <w:i w:val="0"/>
            <w:color w:val="1424EE"/>
            <w:sz w:val="24"/>
            <w:szCs w:val="24"/>
            <w:lang w:val="en-US" w:eastAsia="zh-CN"/>
          </w:rPr>
          <w:t>）</w:t>
        </w:r>
      </w:ins>
      <w:r>
        <w:rPr>
          <w:rFonts w:hint="eastAsia" w:ascii="宋体" w:hAnsi="宋体" w:eastAsia="宋体" w:cs="宋体"/>
          <w:i w:val="0"/>
          <w:sz w:val="24"/>
          <w:szCs w:val="24"/>
          <w:lang w:val="en-US" w:eastAsia="zh-CN"/>
        </w:rPr>
        <w:t>；而方位角方向的周期性则与旋转频率</w:t>
      </w:r>
      <m:oMath>
        <m:sSub>
          <m:sSubPr>
            <m:ctrlPr>
              <w:rPr>
                <w:rFonts w:hint="default" w:ascii="Cambria Math" w:hAnsi="Cambria Math" w:eastAsia="宋体"/>
                <w:sz w:val="24"/>
              </w:rPr>
            </m:ctrlPr>
          </m:sSubPr>
          <m:e>
            <m:r>
              <m:rPr/>
              <w:rPr>
                <w:rFonts w:hint="default" w:ascii="Cambria Math" w:hAnsi="Cambria Math" w:eastAsia="宋体"/>
                <w:sz w:val="24"/>
              </w:rPr>
              <m:t>ω</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ascii="宋体" w:hAnsi="宋体" w:eastAsia="宋体" w:cs="宋体"/>
          <w:i w:val="0"/>
          <w:sz w:val="24"/>
          <w:szCs w:val="24"/>
          <w:lang w:val="en-US" w:eastAsia="zh-CN"/>
        </w:rPr>
        <w:t>相关，其中l为齿轮数量。此外，研究表明实际湍流中存在尺度间的强非线性相互作用——大尺度涡旋会影响小尺度结构的波幅，而小尺度涡旋的频率会受到大尺度扰动的调制。综合考虑旋转频率、啮合频率及湍流的调幅调制效应，可通过以下</w:t>
      </w:r>
      <w:r>
        <w:rPr>
          <w:rFonts w:hint="eastAsia" w:ascii="宋体" w:hAnsi="宋体" w:eastAsia="宋体" w:cs="宋体"/>
          <w:i w:val="0"/>
          <w:color w:val="0000FF"/>
          <w:sz w:val="24"/>
          <w:szCs w:val="24"/>
          <w:lang w:val="en-US" w:eastAsia="zh-CN"/>
        </w:rPr>
        <w:t>压力预测模型估算测量点的脉动压力：</w:t>
      </w:r>
      <w:r>
        <w:commentReference w:id="0"/>
      </w:r>
    </w:p>
    <w:p w14:paraId="77787D91">
      <w:pPr>
        <w:numPr>
          <w:ilvl w:val="0"/>
          <w:numId w:val="0"/>
        </w:numPr>
        <w:rPr>
          <w:rFonts w:hint="eastAsia" w:eastAsiaTheme="minorEastAsia"/>
          <w:lang w:val="en-US" w:eastAsia="zh-CN"/>
        </w:rPr>
      </w:pPr>
      <m:oMath>
        <m:r>
          <m:rPr/>
          <w:rPr>
            <w:rFonts w:hint="default" w:ascii="Cambria Math" w:hAnsi="Cambria Math"/>
            <w:sz w:val="21"/>
            <w:lang w:val="en-US" w:eastAsia="zh-CN"/>
          </w:rPr>
          <m:t xml:space="preserve">                 </m:t>
        </m:r>
        <m:r>
          <m:rPr/>
          <w:rPr>
            <w:rFonts w:hint="default" w:ascii="Cambria Math" w:hAnsi="Cambria Math"/>
            <w:sz w:val="21"/>
          </w:rPr>
          <m:t>P(t)=</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(t)=</m:t>
        </m:r>
        <m:nary>
          <m:naryPr>
            <m:chr m:val="∑"/>
            <m:limLoc m:val="undOvr"/>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I</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d>
              <m:dPr>
                <m:ctrlPr>
                  <w:rPr>
                    <w:rFonts w:hint="default" w:ascii="Cambria Math" w:hAnsi="Cambria Math"/>
                    <w:sz w:val="21"/>
                  </w:rPr>
                </m:ctrlPr>
              </m:dPr>
              <m:e>
                <m:r>
                  <m:rPr/>
                  <w:rPr>
                    <w:rFonts w:hint="default" w:ascii="Cambria Math" w:hAnsi="Cambria Math"/>
                    <w:sz w:val="21"/>
                  </w:rPr>
                  <m:t>i</m:t>
                </m:r>
                <m:f>
                  <m:fPr>
                    <m:ctrlPr>
                      <w:rPr>
                        <w:rFonts w:hint="default" w:ascii="Cambria Math" w:hAnsi="Cambria Math"/>
                        <w:i/>
                        <w:sz w:val="21"/>
                      </w:rPr>
                    </m:ctrlPr>
                  </m:fPr>
                  <m:num>
                    <m:r>
                      <m:rPr/>
                      <w:rPr>
                        <w:rFonts w:hint="default" w:ascii="Cambria Math" w:hAnsi="Cambria Math"/>
                        <w:sz w:val="21"/>
                      </w:rPr>
                      <m:t>ω</m:t>
                    </m:r>
                    <m:ctrlPr>
                      <w:rPr>
                        <w:rFonts w:ascii="Cambria Math" w:hAnsi="Cambria Math"/>
                        <w:sz w:val="21"/>
                      </w:rPr>
                    </m:ctrlPr>
                  </m:num>
                  <m:den>
                    <m:r>
                      <m:rPr/>
                      <w:rPr>
                        <w:rFonts w:hint="default" w:ascii="Cambria Math" w:hAnsi="Cambria Math"/>
                        <w:sz w:val="21"/>
                      </w:rPr>
                      <m:t>l</m:t>
                    </m:r>
                    <m:ctrlPr>
                      <w:rPr>
                        <w:rFonts w:ascii="Cambria Math" w:hAnsi="Cambria Math"/>
                        <w:sz w:val="21"/>
                      </w:rPr>
                    </m:ctrlPr>
                  </m:den>
                </m:f>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d>
            <m:ctrlPr>
              <w:rPr>
                <w:rFonts w:hint="default" w:ascii="Cambria Math" w:hAnsi="Cambria Math"/>
                <w:sz w:val="21"/>
              </w:rPr>
            </m:ctrlPr>
          </m:e>
        </m:func>
      </m:oMath>
      <w:r>
        <w:rPr>
          <w:rFonts w:hint="eastAsia" w:hAnsi="Cambria Math"/>
          <w:i w:val="0"/>
          <w:sz w:val="21"/>
          <w:lang w:val="en-US" w:eastAsia="zh-CN"/>
        </w:rPr>
        <w:t xml:space="preserve"> </w:t>
      </w:r>
    </w:p>
    <w:p w14:paraId="3D98ED3B">
      <w:pPr>
        <w:numPr>
          <w:ilvl w:val="0"/>
          <w:numId w:val="0"/>
        </w:numPr>
        <w:ind w:firstLine="420" w:firstLineChars="0"/>
        <w:rPr>
          <w:rFonts w:hint="default" w:hAnsi="Cambria Math" w:eastAsia="宋体"/>
          <w:i w:val="0"/>
          <w:sz w:val="24"/>
          <w:lang w:val="en-US" w:eastAsia="zh-CN"/>
        </w:rPr>
      </w:pPr>
      <m:oMath>
        <m:r>
          <m:rPr/>
          <w:rPr>
            <w:rFonts w:hint="default" w:ascii="Cambria Math" w:hAnsi="Cambria Math" w:eastAsia="宋体"/>
            <w:sz w:val="24"/>
          </w:rPr>
          <m:t>+</m:t>
        </m:r>
        <m:nary>
          <m:naryPr>
            <m:chr m:val="∑"/>
            <m:limLoc m:val="undOvr"/>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e>
            <m:d>
              <m:dPr>
                <m:begChr m:val="["/>
                <m:endChr m:val="]"/>
                <m:ctrlPr>
                  <w:rPr>
                    <w:rFonts w:hint="default" w:ascii="Cambria Math" w:hAnsi="Cambria Math" w:eastAsia="宋体"/>
                    <w:sz w:val="24"/>
                  </w:rPr>
                </m:ctrlPr>
              </m:dPr>
              <m:e>
                <m:m>
                  <m:mPr>
                    <m:mcs>
                      <m:mc>
                        <m:mcPr>
                          <m:count m:val="1"/>
                          <m:mcJc m:val="center"/>
                        </m:mcPr>
                      </m:mc>
                    </m:mcs>
                    <m:plcHide m:val="1"/>
                    <m:ctrlPr>
                      <w:rPr>
                        <w:rFonts w:hint="default" w:ascii="Cambria Math" w:hAnsi="Cambria Math" w:eastAsia="宋体"/>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jωt+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nary>
                                <m:naryPr>
                                  <m:limLoc m:val="subSup"/>
                                  <m:ctrlPr>
                                    <w:rPr>
                                      <w:rFonts w:hint="default" w:ascii="Cambria Math" w:hAnsi="Cambria Math" w:eastAsia="宋体"/>
                                      <w:sz w:val="24"/>
                                    </w:rPr>
                                  </m:ctrlPr>
                                </m:naryPr>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ω</m:t>
                                          </m:r>
                                          <m:sSup>
                                            <m:sSupPr>
                                              <m:ctrlPr>
                                                <w:del w:id="50" w:author="金宇平" w:date="2025-09-05T15:34:53Z">
                                                  <w:rPr>
                                                    <w:rFonts w:hint="default" w:ascii="Cambria Math" w:hAnsi="Cambria Math" w:eastAsia="宋体"/>
                                                    <w:sz w:val="24"/>
                                                    <w:lang w:val="en-US"/>
                                                  </w:rPr>
                                                </w:del>
                                              </m:ctrlPr>
                                            </m:sSupPr>
                                            <m:e>
                                              <w:del w:id="51" w:author="金宇平" w:date="2025-09-05T15:34:53Z">
                                                <m:r>
                                                  <m:rPr/>
                                                  <w:rPr>
                                                    <w:rFonts w:hint="default" w:ascii="Cambria Math" w:hAnsi="Cambria Math" w:eastAsia="宋体"/>
                                                    <w:sz w:val="24"/>
                                                    <w:lang w:val="en-US"/>
                                                  </w:rPr>
                                                  <m:t>t</m:t>
                                                </m:r>
                                              </w:del>
                                              <m:ctrlPr>
                                                <w:del w:id="52" w:author="金宇平" w:date="2025-09-05T15:34:53Z">
                                                  <w:rPr>
                                                    <w:rFonts w:hint="default" w:ascii="Cambria Math" w:hAnsi="Cambria Math" w:eastAsia="宋体"/>
                                                    <w:sz w:val="24"/>
                                                    <w:lang w:val="en-US"/>
                                                  </w:rPr>
                                                </w:del>
                                              </m:ctrlPr>
                                            </m:e>
                                            <m:sup>
                                              <w:del w:id="53" w:author="金宇平" w:date="2025-09-05T15:34:53Z">
                                                <m:r>
                                                  <m:rPr/>
                                                  <w:rPr>
                                                    <w:rFonts w:hint="default" w:ascii="Cambria Math" w:hAnsi="Cambria Math" w:eastAsia="宋体"/>
                                                    <w:sz w:val="24"/>
                                                    <w:lang w:val="en-US"/>
                                                  </w:rPr>
                                                  <m:t>'</m:t>
                                                </m:r>
                                              </w:del>
                                              <m:ctrlPr>
                                                <w:del w:id="54" w:author="金宇平" w:date="2025-09-05T15:34:53Z">
                                                  <w:rPr>
                                                    <w:rFonts w:hint="default" w:ascii="Cambria Math" w:hAnsi="Cambria Math" w:eastAsia="宋体"/>
                                                    <w:sz w:val="24"/>
                                                    <w:lang w:val="en-US"/>
                                                  </w:rPr>
                                                </w:del>
                                              </m:ctrlPr>
                                            </m:sup>
                                          </m:sSup>
                                          <w:ins w:id="55" w:author="金宇平" w:date="2025-09-05T15:34:53Z">
                                            <m:r>
                                              <m:rPr>
                                                <m:sty m:val="p"/>
                                              </m:rPr>
                                              <w:rPr>
                                                <w:rFonts w:hint="default" w:ascii="Cambria Math" w:hAnsi="Cambria Math" w:eastAsia="宋体"/>
                                                <w:sz w:val="24"/>
                                                <w:lang w:val="en-US" w:eastAsia="zh-CN"/>
                                              </w:rPr>
                                              <m:t>t</m:t>
                                            </m:r>
                                          </w:ins>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nary>
                              <m:r>
                                <m:rPr/>
                                <w:rPr>
                                  <w:rFonts w:hint="default" w:ascii="Cambria Math" w:hAnsi="Cambria Math" w:eastAsia="宋体"/>
                                  <w:sz w:val="24"/>
                                </w:rPr>
                                <m:t>d</m:t>
                              </m:r>
                              <m:sSup>
                                <m:sSupPr>
                                  <m:ctrlPr>
                                    <w:del w:id="56" w:author="金宇平" w:date="2025-09-05T15:34:55Z">
                                      <w:rPr>
                                        <w:rFonts w:hint="default" w:ascii="Cambria Math" w:hAnsi="Cambria Math" w:eastAsia="宋体"/>
                                        <w:sz w:val="24"/>
                                        <w:lang w:val="en-US"/>
                                      </w:rPr>
                                    </w:del>
                                  </m:ctrlPr>
                                </m:sSupPr>
                                <m:e>
                                  <w:del w:id="57" w:author="金宇平" w:date="2025-09-05T15:34:55Z">
                                    <m:r>
                                      <m:rPr/>
                                      <w:rPr>
                                        <w:rFonts w:hint="default" w:ascii="Cambria Math" w:hAnsi="Cambria Math" w:eastAsia="宋体"/>
                                        <w:sz w:val="24"/>
                                        <w:lang w:val="en-US"/>
                                      </w:rPr>
                                      <m:t>t</m:t>
                                    </m:r>
                                  </w:del>
                                  <m:ctrlPr>
                                    <w:del w:id="58" w:author="金宇平" w:date="2025-09-05T15:34:55Z">
                                      <w:rPr>
                                        <w:rFonts w:hint="default" w:ascii="Cambria Math" w:hAnsi="Cambria Math" w:eastAsia="宋体"/>
                                        <w:sz w:val="24"/>
                                        <w:lang w:val="en-US"/>
                                      </w:rPr>
                                    </w:del>
                                  </m:ctrlPr>
                                </m:e>
                                <m:sup>
                                  <w:del w:id="59" w:author="金宇平" w:date="2025-09-05T15:34:55Z">
                                    <m:r>
                                      <m:rPr/>
                                      <w:rPr>
                                        <w:rFonts w:hint="default" w:ascii="Cambria Math" w:hAnsi="Cambria Math" w:eastAsia="宋体"/>
                                        <w:sz w:val="24"/>
                                        <w:lang w:val="en-US"/>
                                      </w:rPr>
                                      <m:t>'</m:t>
                                    </m:r>
                                  </w:del>
                                  <m:ctrlPr>
                                    <w:del w:id="60" w:author="金宇平" w:date="2025-09-05T15:34:55Z">
                                      <w:rPr>
                                        <w:rFonts w:hint="default" w:ascii="Cambria Math" w:hAnsi="Cambria Math" w:eastAsia="宋体"/>
                                        <w:sz w:val="24"/>
                                        <w:lang w:val="en-US"/>
                                      </w:rPr>
                                    </w:del>
                                  </m:ctrlPr>
                                </m:sup>
                              </m:sSup>
                              <w:ins w:id="61" w:author="金宇平" w:date="2025-09-05T15:34:55Z">
                                <m:r>
                                  <m:rPr>
                                    <m:sty m:val="p"/>
                                  </m:rPr>
                                  <w:rPr>
                                    <w:rFonts w:hint="default" w:ascii="Cambria Math" w:hAnsi="Cambria Math" w:eastAsia="宋体"/>
                                    <w:sz w:val="24"/>
                                    <w:lang w:val="en-US" w:eastAsia="zh-CN"/>
                                  </w:rPr>
                                  <m:t>t</m:t>
                                </m:r>
                              </w:ins>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mr>
                  <m:mr>
                    <m:e>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ωt)⋅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jωt+</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m:t>
                              </m:r>
                              <m:nary>
                                <m:naryPr>
                                  <m:limLoc m:val="subSup"/>
                                  <m:ctrlPr>
                                    <w:rPr>
                                      <w:rFonts w:hint="default" w:ascii="Cambria Math" w:hAnsi="Cambria Math" w:eastAsia="宋体"/>
                                      <w:sz w:val="24"/>
                                    </w:rPr>
                                  </m:ctrlPr>
                                </m:naryPr>
                                <m:sub>
                                  <m:r>
                                    <m:rPr/>
                                    <w:rPr>
                                      <w:rFonts w:hint="default" w:ascii="Cambria Math" w:hAnsi="Cambria Math" w:eastAsia="宋体"/>
                                      <w:sz w:val="24"/>
                                    </w:rPr>
                                    <m:t>0</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ω</m:t>
                                          </m:r>
                                          <m:sSup>
                                            <m:sSupPr>
                                              <m:ctrlPr>
                                                <w:del w:id="62" w:author="金宇平" w:date="2025-09-05T15:35:02Z">
                                                  <w:rPr>
                                                    <w:rFonts w:hint="default" w:ascii="Cambria Math" w:hAnsi="Cambria Math" w:eastAsia="宋体"/>
                                                    <w:sz w:val="24"/>
                                                    <w:lang w:val="en-US"/>
                                                  </w:rPr>
                                                </w:del>
                                              </m:ctrlPr>
                                            </m:sSupPr>
                                            <m:e>
                                              <w:del w:id="63" w:author="金宇平" w:date="2025-09-05T15:35:02Z">
                                                <m:r>
                                                  <m:rPr/>
                                                  <w:rPr>
                                                    <w:rFonts w:hint="default" w:ascii="Cambria Math" w:hAnsi="Cambria Math" w:eastAsia="宋体"/>
                                                    <w:sz w:val="24"/>
                                                    <w:lang w:val="en-US"/>
                                                  </w:rPr>
                                                  <m:t>t</m:t>
                                                </m:r>
                                              </w:del>
                                              <m:ctrlPr>
                                                <w:del w:id="64" w:author="金宇平" w:date="2025-09-05T15:35:02Z">
                                                  <w:rPr>
                                                    <w:rFonts w:hint="default" w:ascii="Cambria Math" w:hAnsi="Cambria Math" w:eastAsia="宋体"/>
                                                    <w:sz w:val="24"/>
                                                    <w:lang w:val="en-US"/>
                                                  </w:rPr>
                                                </w:del>
                                              </m:ctrlPr>
                                            </m:e>
                                            <m:sup>
                                              <w:del w:id="65" w:author="金宇平" w:date="2025-09-05T15:35:02Z">
                                                <m:r>
                                                  <m:rPr/>
                                                  <w:rPr>
                                                    <w:rFonts w:hint="default" w:ascii="Cambria Math" w:hAnsi="Cambria Math" w:eastAsia="宋体"/>
                                                    <w:sz w:val="24"/>
                                                    <w:lang w:val="en-US"/>
                                                  </w:rPr>
                                                  <m:t>'</m:t>
                                                </m:r>
                                              </w:del>
                                              <m:ctrlPr>
                                                <w:del w:id="66" w:author="金宇平" w:date="2025-09-05T15:35:02Z">
                                                  <w:rPr>
                                                    <w:rFonts w:hint="default" w:ascii="Cambria Math" w:hAnsi="Cambria Math" w:eastAsia="宋体"/>
                                                    <w:sz w:val="24"/>
                                                    <w:lang w:val="en-US"/>
                                                  </w:rPr>
                                                </w:del>
                                              </m:ctrlPr>
                                            </m:sup>
                                          </m:sSup>
                                          <w:ins w:id="67" w:author="金宇平" w:date="2025-09-05T15:35:02Z">
                                            <m:r>
                                              <m:rPr>
                                                <m:sty m:val="p"/>
                                              </m:rPr>
                                              <w:rPr>
                                                <w:rFonts w:hint="default" w:ascii="Cambria Math" w:hAnsi="Cambria Math" w:eastAsia="宋体"/>
                                                <w:sz w:val="24"/>
                                                <w:lang w:val="en-US" w:eastAsia="zh-CN"/>
                                              </w:rPr>
                                              <m:t>t</m:t>
                                            </m:r>
                                          </w:ins>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nary>
                              <m:r>
                                <m:rPr/>
                                <w:rPr>
                                  <w:rFonts w:hint="default" w:ascii="Cambria Math" w:hAnsi="Cambria Math" w:eastAsia="宋体"/>
                                  <w:sz w:val="24"/>
                                </w:rPr>
                                <m:t>d</m:t>
                              </m:r>
                              <m:sSup>
                                <m:sSupPr>
                                  <m:ctrlPr>
                                    <w:del w:id="68" w:author="金宇平" w:date="2025-09-05T15:35:04Z">
                                      <w:rPr>
                                        <w:rFonts w:hint="default" w:ascii="Cambria Math" w:hAnsi="Cambria Math" w:eastAsia="宋体"/>
                                        <w:sz w:val="24"/>
                                        <w:lang w:val="en-US"/>
                                      </w:rPr>
                                    </w:del>
                                  </m:ctrlPr>
                                </m:sSupPr>
                                <m:e>
                                  <w:del w:id="69" w:author="金宇平" w:date="2025-09-05T15:35:04Z">
                                    <m:r>
                                      <m:rPr/>
                                      <w:rPr>
                                        <w:rFonts w:hint="default" w:ascii="Cambria Math" w:hAnsi="Cambria Math" w:eastAsia="宋体"/>
                                        <w:sz w:val="24"/>
                                        <w:lang w:val="en-US"/>
                                      </w:rPr>
                                      <m:t>t</m:t>
                                    </m:r>
                                  </w:del>
                                  <m:ctrlPr>
                                    <w:del w:id="70" w:author="金宇平" w:date="2025-09-05T15:35:04Z">
                                      <w:rPr>
                                        <w:rFonts w:hint="default" w:ascii="Cambria Math" w:hAnsi="Cambria Math" w:eastAsia="宋体"/>
                                        <w:sz w:val="24"/>
                                        <w:lang w:val="en-US"/>
                                      </w:rPr>
                                    </w:del>
                                  </m:ctrlPr>
                                </m:e>
                                <m:sup>
                                  <w:del w:id="71" w:author="金宇平" w:date="2025-09-05T15:35:04Z">
                                    <m:r>
                                      <m:rPr/>
                                      <w:rPr>
                                        <w:rFonts w:hint="default" w:ascii="Cambria Math" w:hAnsi="Cambria Math" w:eastAsia="宋体"/>
                                        <w:sz w:val="24"/>
                                        <w:lang w:val="en-US"/>
                                      </w:rPr>
                                      <m:t>'</m:t>
                                    </m:r>
                                  </w:del>
                                  <m:ctrlPr>
                                    <w:del w:id="72" w:author="金宇平" w:date="2025-09-05T15:35:04Z">
                                      <w:rPr>
                                        <w:rFonts w:hint="default" w:ascii="Cambria Math" w:hAnsi="Cambria Math" w:eastAsia="宋体"/>
                                        <w:sz w:val="24"/>
                                        <w:lang w:val="en-US"/>
                                      </w:rPr>
                                    </w:del>
                                  </m:ctrlPr>
                                </m:sup>
                              </m:sSup>
                              <w:ins w:id="73" w:author="金宇平" w:date="2025-09-05T15:35:04Z">
                                <m:r>
                                  <m:rPr>
                                    <m:sty m:val="p"/>
                                  </m:rPr>
                                  <w:rPr>
                                    <w:rFonts w:hint="default" w:ascii="Cambria Math" w:hAnsi="Cambria Math" w:eastAsia="宋体"/>
                                    <w:sz w:val="24"/>
                                    <w:lang w:val="en-US" w:eastAsia="zh-CN"/>
                                  </w:rPr>
                                  <m:t>t</m:t>
                                </m:r>
                              </w:ins>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mr>
                </m:m>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(2)</m:t>
            </m:r>
            <m:ctrlPr>
              <w:rPr>
                <w:rFonts w:hint="default" w:ascii="Cambria Math" w:hAnsi="Cambria Math" w:eastAsia="宋体"/>
                <w:sz w:val="24"/>
              </w:rPr>
            </m:ctrlPr>
          </m:e>
        </m:nary>
      </m:oMath>
      <w:ins w:id="74" w:author="金宇平" w:date="2025-08-01T10:32:49Z">
        <w:r>
          <w:rPr>
            <w:rFonts w:hint="eastAsia" w:hAnsi="Cambria Math" w:eastAsia="宋体"/>
            <w:i w:val="0"/>
            <w:sz w:val="24"/>
            <w:lang w:val="en-US" w:eastAsia="zh-CN"/>
          </w:rPr>
          <w:t>创新</w:t>
        </w:r>
      </w:ins>
      <w:ins w:id="75" w:author="金宇平" w:date="2025-08-01T10:32:50Z">
        <w:r>
          <w:rPr>
            <w:rFonts w:hint="eastAsia" w:hAnsi="Cambria Math" w:eastAsia="宋体"/>
            <w:i w:val="0"/>
            <w:sz w:val="24"/>
            <w:lang w:val="en-US" w:eastAsia="zh-CN"/>
          </w:rPr>
          <w:t>设计</w:t>
        </w:r>
      </w:ins>
    </w:p>
    <w:p w14:paraId="067BBBAD">
      <w:pPr>
        <w:numPr>
          <w:ilvl w:val="0"/>
          <w:numId w:val="0"/>
        </w:numPr>
        <w:ind w:firstLine="420" w:firstLineChars="0"/>
        <w:rPr>
          <w:rFonts w:hint="eastAsia" w:ascii="宋体" w:hAnsi="宋体" w:eastAsia="宋体" w:cs="宋体"/>
          <w:i w:val="0"/>
          <w:sz w:val="24"/>
          <w:szCs w:val="24"/>
          <w:lang w:val="en-US" w:eastAsia="zh-CN"/>
        </w:rPr>
      </w:pPr>
    </w:p>
    <w:p w14:paraId="5C939797">
      <w:pPr>
        <w:numPr>
          <w:ilvl w:val="0"/>
          <w:numId w:val="0"/>
        </w:numPr>
        <w:ind w:firstLine="420" w:firstLineChars="0"/>
        <w:rPr>
          <w:ins w:id="76" w:author="金宇平" w:date="2025-09-05T15:31:58Z"/>
          <w:rFonts w:hint="default" w:hAnsi="Cambria Math" w:eastAsia="宋体"/>
          <w:i w:val="0"/>
          <w:sz w:val="24"/>
          <w:lang w:val="en-US" w:eastAsia="zh-CN"/>
        </w:rPr>
      </w:pPr>
      <w:r>
        <w:rPr>
          <w:rFonts w:hint="eastAsia" w:hAnsi="Cambria Math" w:eastAsia="宋体"/>
          <w:i w:val="0"/>
          <w:sz w:val="24"/>
          <w:lang w:val="en-US" w:eastAsia="zh-CN"/>
        </w:rPr>
        <w:t>其中</w:t>
      </w:r>
      <m:oMath>
        <m:r>
          <m:rPr/>
          <w:rPr>
            <w:rFonts w:hint="default" w:ascii="Cambria Math" w:hAnsi="Cambria Math" w:eastAsia="宋体"/>
            <w:sz w:val="24"/>
          </w:rPr>
          <m:t>f1(t)</m:t>
        </m:r>
      </m:oMath>
      <w:r>
        <w:rPr>
          <w:rFonts w:hint="eastAsia" w:hAnsi="Cambria Math" w:eastAsia="宋体"/>
          <w:i w:val="0"/>
          <w:sz w:val="24"/>
          <w:lang w:val="en-US" w:eastAsia="zh-CN"/>
        </w:rPr>
        <w:t>代表低频压力分量，</w:t>
      </w:r>
      <m:oMath>
        <m:r>
          <m:rPr/>
          <w:rPr>
            <w:rFonts w:hint="default" w:ascii="Cambria Math" w:hAnsi="Cambria Math" w:eastAsia="宋体"/>
            <w:sz w:val="24"/>
          </w:rPr>
          <m:t>f2(t)</m:t>
        </m:r>
      </m:oMath>
      <w:r>
        <w:rPr>
          <w:rFonts w:hint="eastAsia" w:hAnsi="Cambria Math" w:eastAsia="宋体"/>
          <w:i w:val="0"/>
          <w:sz w:val="24"/>
          <w:lang w:val="en-US" w:eastAsia="zh-CN"/>
        </w:rPr>
        <w:t>代表高频分量。</w:t>
      </w:r>
      <m:oMath>
        <m:r>
          <m:rPr/>
          <w:rPr>
            <w:rFonts w:hint="default" w:ascii="Cambria Math" w:hAnsi="Cambria Math" w:eastAsia="宋体"/>
            <w:sz w:val="24"/>
          </w:rPr>
          <m:t>ai</m:t>
        </m:r>
      </m:oMath>
      <w:r>
        <w:rPr>
          <w:rFonts w:hint="eastAsia" w:hAnsi="Cambria Math" w:eastAsia="宋体"/>
          <w:i w:val="0"/>
          <w:sz w:val="24"/>
          <w:lang w:val="en-US" w:eastAsia="zh-CN"/>
        </w:rPr>
        <w:t>和</w:t>
      </w:r>
      <m:oMath>
        <m:r>
          <m:rPr/>
          <w:rPr>
            <w:rFonts w:hint="default" w:ascii="Cambria Math" w:hAnsi="Cambria Math" w:eastAsia="宋体"/>
            <w:sz w:val="24"/>
          </w:rPr>
          <m:t>bj</m:t>
        </m:r>
      </m:oMath>
      <w:r>
        <w:rPr>
          <w:rFonts w:hint="eastAsia" w:hAnsi="Cambria Math" w:eastAsia="宋体"/>
          <w:i w:val="0"/>
          <w:sz w:val="24"/>
          <w:lang w:val="en-US" w:eastAsia="zh-CN"/>
        </w:rPr>
        <w:t>分别表示脉动压力低频与高频分量的波幅。</w:t>
      </w:r>
      <m:oMath>
        <m:r>
          <m:rPr/>
          <w:rPr>
            <w:rFonts w:hint="default" w:ascii="Cambria Math" w:hAnsi="Cambria Math" w:eastAsia="宋体"/>
            <w:sz w:val="24"/>
          </w:rPr>
          <m:t>cj</m:t>
        </m:r>
      </m:oMath>
      <w:r>
        <w:rPr>
          <w:rFonts w:hint="eastAsia" w:hAnsi="Cambria Math" w:eastAsia="宋体"/>
          <w:i w:val="0"/>
          <w:sz w:val="24"/>
          <w:lang w:val="en-US" w:eastAsia="zh-CN"/>
        </w:rPr>
        <w:t>和</w:t>
      </w:r>
      <m:oMath>
        <m:r>
          <m:rPr/>
          <w:rPr>
            <w:rFonts w:hint="default" w:ascii="Cambria Math" w:hAnsi="Cambria Math" w:eastAsia="宋体"/>
            <w:sz w:val="24"/>
          </w:rPr>
          <m:t>dj</m:t>
        </m:r>
      </m:oMath>
      <w:r>
        <w:rPr>
          <w:rFonts w:hint="eastAsia" w:hAnsi="Cambria Math" w:eastAsia="宋体"/>
          <w:i w:val="0"/>
          <w:sz w:val="24"/>
          <w:lang w:val="en-US" w:eastAsia="zh-CN"/>
        </w:rPr>
        <w:t>分别代表波幅调制系数与频率调制系数——</w:t>
      </w:r>
      <m:oMath>
        <m:r>
          <m:rPr/>
          <w:rPr>
            <w:rFonts w:hint="default" w:ascii="Cambria Math" w:hAnsi="Cambria Math" w:eastAsia="宋体"/>
            <w:sz w:val="24"/>
          </w:rPr>
          <m:t>cj</m:t>
        </m:r>
      </m:oMath>
      <w:r>
        <w:rPr>
          <w:rFonts w:hint="eastAsia" w:hAnsi="Cambria Math" w:eastAsia="宋体"/>
          <w:i w:val="0"/>
          <w:sz w:val="24"/>
          <w:lang w:val="en-US" w:eastAsia="zh-CN"/>
        </w:rPr>
        <w:t>反映齿轮旋转如何作用于齿轮啮合产生的高频压力脉动，导致其波幅随时间波动；</w:t>
      </w:r>
      <m:oMath>
        <m:r>
          <m:rPr/>
          <w:rPr>
            <w:rFonts w:hint="default" w:ascii="Cambria Math" w:hAnsi="Cambria Math" w:eastAsia="宋体"/>
            <w:sz w:val="24"/>
          </w:rPr>
          <m:t>dj</m:t>
        </m:r>
      </m:oMath>
      <w:r>
        <w:rPr>
          <w:rFonts w:hint="eastAsia" w:hAnsi="Cambria Math" w:eastAsia="宋体"/>
          <w:i w:val="0"/>
          <w:sz w:val="24"/>
          <w:lang w:val="en-US" w:eastAsia="zh-CN"/>
        </w:rPr>
        <w:t>则说明齿轮旋转如何引致啮合产生的压力脉动频率发生周期性偏移。</w:t>
      </w:r>
      <w:ins w:id="77" w:author="金宇平" w:date="2025-09-05T15:32:40Z">
        <w:r>
          <w:rPr>
            <w:rFonts w:hint="eastAsia" w:hAnsi="Cambria Math" w:eastAsia="宋体"/>
            <w:i w:val="0"/>
            <w:sz w:val="24"/>
            <w:lang w:val="en-US" w:eastAsia="zh-CN"/>
          </w:rPr>
          <w:t>a</w:t>
        </w:r>
      </w:ins>
      <w:ins w:id="78" w:author="金宇平" w:date="2025-09-05T15:32:41Z">
        <w:r>
          <w:rPr>
            <w:rFonts w:hint="eastAsia" w:hAnsi="Cambria Math" w:eastAsia="宋体"/>
            <w:i w:val="0"/>
            <w:sz w:val="24"/>
            <w:lang w:val="en-US" w:eastAsia="zh-CN"/>
          </w:rPr>
          <w:t>\b\</w:t>
        </w:r>
      </w:ins>
      <w:ins w:id="79" w:author="金宇平" w:date="2025-09-05T15:32:42Z">
        <w:r>
          <w:rPr>
            <w:rFonts w:hint="eastAsia" w:hAnsi="Cambria Math" w:eastAsia="宋体"/>
            <w:i w:val="0"/>
            <w:sz w:val="24"/>
            <w:lang w:val="en-US" w:eastAsia="zh-CN"/>
          </w:rPr>
          <w:t>c\</w:t>
        </w:r>
      </w:ins>
      <w:ins w:id="80" w:author="金宇平" w:date="2025-09-05T15:32:43Z">
        <w:r>
          <w:rPr>
            <w:rFonts w:hint="eastAsia" w:hAnsi="Cambria Math" w:eastAsia="宋体"/>
            <w:i w:val="0"/>
            <w:sz w:val="24"/>
            <w:lang w:val="en-US" w:eastAsia="zh-CN"/>
          </w:rPr>
          <w:t>d</w:t>
        </w:r>
      </w:ins>
      <w:ins w:id="81" w:author="金宇平" w:date="2025-09-05T15:32:44Z">
        <w:r>
          <w:rPr>
            <w:rFonts w:hint="eastAsia" w:hAnsi="Cambria Math" w:eastAsia="宋体"/>
            <w:i w:val="0"/>
            <w:sz w:val="24"/>
            <w:lang w:val="en-US" w:eastAsia="zh-CN"/>
          </w:rPr>
          <w:t>均为</w:t>
        </w:r>
      </w:ins>
      <w:ins w:id="82" w:author="金宇平" w:date="2025-09-05T15:32:46Z">
        <w:r>
          <w:rPr>
            <w:rFonts w:hint="eastAsia" w:hAnsi="Cambria Math" w:eastAsia="宋体"/>
            <w:i w:val="0"/>
            <w:sz w:val="24"/>
            <w:lang w:val="en-US" w:eastAsia="zh-CN"/>
          </w:rPr>
          <w:t>待学习</w:t>
        </w:r>
      </w:ins>
      <w:ins w:id="83" w:author="金宇平" w:date="2025-09-05T15:32:47Z">
        <w:r>
          <w:rPr>
            <w:rFonts w:hint="eastAsia" w:hAnsi="Cambria Math" w:eastAsia="宋体"/>
            <w:i w:val="0"/>
            <w:sz w:val="24"/>
            <w:lang w:val="en-US" w:eastAsia="zh-CN"/>
          </w:rPr>
          <w:t>系数，即</w:t>
        </w:r>
      </w:ins>
      <w:ins w:id="84" w:author="金宇平" w:date="2025-09-05T15:32:48Z">
        <w:r>
          <w:rPr>
            <w:rFonts w:hint="eastAsia" w:hAnsi="Cambria Math" w:eastAsia="宋体"/>
            <w:i w:val="0"/>
            <w:sz w:val="24"/>
            <w:lang w:val="en-US" w:eastAsia="zh-CN"/>
          </w:rPr>
          <w:t>图上</w:t>
        </w:r>
      </w:ins>
      <w:ins w:id="85" w:author="金宇平" w:date="2025-09-05T15:32:49Z">
        <w:r>
          <w:rPr>
            <w:rFonts w:hint="eastAsia" w:hAnsi="Cambria Math" w:eastAsia="宋体"/>
            <w:i w:val="0"/>
            <w:sz w:val="24"/>
            <w:lang w:val="en-US" w:eastAsia="zh-CN"/>
          </w:rPr>
          <w:t>“</w:t>
        </w:r>
      </w:ins>
      <w:ins w:id="86" w:author="金宇平" w:date="2025-09-05T15:32:51Z">
        <w:r>
          <w:rPr>
            <w:rFonts w:hint="eastAsia" w:hAnsi="Cambria Math" w:eastAsia="宋体"/>
            <w:i w:val="0"/>
            <w:sz w:val="24"/>
            <w:lang w:val="en-US" w:eastAsia="zh-CN"/>
          </w:rPr>
          <w:t>组合</w:t>
        </w:r>
      </w:ins>
      <w:ins w:id="87" w:author="金宇平" w:date="2025-09-05T15:32:52Z">
        <w:r>
          <w:rPr>
            <w:rFonts w:hint="eastAsia" w:hAnsi="Cambria Math" w:eastAsia="宋体"/>
            <w:i w:val="0"/>
            <w:sz w:val="24"/>
            <w:lang w:val="en-US" w:eastAsia="zh-CN"/>
          </w:rPr>
          <w:t>系数</w:t>
        </w:r>
      </w:ins>
      <w:ins w:id="88" w:author="金宇平" w:date="2025-09-05T15:32:50Z">
        <w:r>
          <w:rPr>
            <w:rFonts w:hint="eastAsia" w:hAnsi="Cambria Math" w:eastAsia="宋体"/>
            <w:i w:val="0"/>
            <w:sz w:val="24"/>
            <w:lang w:val="en-US" w:eastAsia="zh-CN"/>
          </w:rPr>
          <w:t>”</w:t>
        </w:r>
      </w:ins>
    </w:p>
    <w:p w14:paraId="05AFCDCB">
      <w:pPr>
        <w:numPr>
          <w:ilvl w:val="0"/>
          <w:numId w:val="0"/>
        </w:numPr>
        <w:ind w:firstLine="420" w:firstLineChars="0"/>
        <w:rPr>
          <w:rFonts w:hint="eastAsia" w:hAnsi="Cambria Math" w:eastAsia="宋体"/>
          <w:i w:val="0"/>
          <w:sz w:val="24"/>
          <w:lang w:val="en-US" w:eastAsia="zh-CN"/>
        </w:rPr>
      </w:pPr>
      <m:oMath>
        <m:r>
          <m:rPr/>
          <w:rPr>
            <w:rFonts w:hint="default" w:ascii="Cambria Math" w:hAnsi="Cambria Math" w:eastAsia="宋体"/>
            <w:color w:val="1424EE"/>
            <w:sz w:val="24"/>
          </w:rPr>
          <m:t>I</m:t>
        </m:r>
      </m:oMath>
      <w:r>
        <w:rPr>
          <w:rFonts w:hint="eastAsia" w:hAnsi="Cambria Math" w:eastAsia="宋体"/>
          <w:i w:val="0"/>
          <w:color w:val="1424EE"/>
          <w:sz w:val="24"/>
          <w:lang w:val="en-US" w:eastAsia="zh-CN"/>
        </w:rPr>
        <w:t>与</w:t>
      </w:r>
      <m:oMath>
        <m:r>
          <m:rPr/>
          <w:rPr>
            <w:rFonts w:hint="default" w:ascii="Cambria Math" w:hAnsi="Cambria Math" w:eastAsia="宋体"/>
            <w:color w:val="1424EE"/>
            <w:sz w:val="24"/>
          </w:rPr>
          <m:t>J</m:t>
        </m:r>
      </m:oMath>
      <w:r>
        <w:rPr>
          <w:rFonts w:hint="eastAsia" w:hAnsi="Cambria Math" w:eastAsia="宋体"/>
          <w:i w:val="0"/>
          <w:color w:val="1424EE"/>
          <w:sz w:val="24"/>
          <w:lang w:val="en-US" w:eastAsia="zh-CN"/>
        </w:rPr>
        <w:t>为正整数</w:t>
      </w:r>
      <w:r>
        <w:rPr>
          <w:rFonts w:hint="eastAsia" w:hAnsi="Cambria Math" w:eastAsia="宋体"/>
          <w:i w:val="0"/>
          <w:sz w:val="24"/>
          <w:lang w:val="en-US" w:eastAsia="zh-CN"/>
        </w:rPr>
        <w:t>，</w:t>
      </w:r>
      <m:oMath>
        <m:r>
          <m:rPr/>
          <w:rPr>
            <w:rFonts w:hint="default" w:ascii="Cambria Math" w:hAnsi="Cambria Math" w:eastAsia="宋体"/>
            <w:sz w:val="24"/>
          </w:rPr>
          <m:t>αi</m:t>
        </m:r>
      </m:oMath>
      <w:r>
        <w:rPr>
          <w:rFonts w:hint="eastAsia" w:hAnsi="Cambria Math" w:eastAsia="宋体"/>
          <w:i w:val="0"/>
          <w:sz w:val="24"/>
          <w:lang w:val="en-US" w:eastAsia="zh-CN"/>
        </w:rPr>
        <w:t>和</w:t>
      </w:r>
      <m:oMath>
        <m:r>
          <m:rPr/>
          <w:rPr>
            <w:rFonts w:hint="default" w:ascii="Cambria Math" w:hAnsi="Cambria Math" w:eastAsia="宋体"/>
            <w:sz w:val="24"/>
          </w:rPr>
          <m:t>βj</m:t>
        </m:r>
      </m:oMath>
      <w:r>
        <w:rPr>
          <w:rFonts w:hint="eastAsia" w:hAnsi="Cambria Math" w:eastAsia="宋体"/>
          <w:i w:val="0"/>
          <w:sz w:val="24"/>
          <w:lang w:val="en-US" w:eastAsia="zh-CN"/>
        </w:rPr>
        <w:t>表示相位角</w:t>
      </w:r>
      <w:ins w:id="89" w:author="金宇平" w:date="2025-09-05T15:33:10Z">
        <w:r>
          <w:rPr>
            <w:rFonts w:hint="eastAsia" w:hAnsi="Cambria Math" w:eastAsia="宋体"/>
            <w:i w:val="0"/>
            <w:sz w:val="24"/>
            <w:lang w:val="en-US" w:eastAsia="zh-CN"/>
          </w:rPr>
          <w:t>（</w:t>
        </w:r>
      </w:ins>
      <w:ins w:id="90" w:author="金宇平" w:date="2025-09-05T15:33:13Z">
        <w:r>
          <w:rPr>
            <w:rFonts w:hint="eastAsia" w:hAnsi="Cambria Math" w:eastAsia="宋体"/>
            <w:i w:val="0"/>
            <w:sz w:val="24"/>
            <w:lang w:val="en-US" w:eastAsia="zh-CN"/>
          </w:rPr>
          <w:t>将</w:t>
        </w:r>
      </w:ins>
      <w:ins w:id="91" w:author="金宇平" w:date="2025-09-05T15:33:15Z">
        <w:r>
          <w:rPr>
            <w:rFonts w:hint="eastAsia" w:hAnsi="Cambria Math" w:eastAsia="宋体"/>
            <w:i w:val="0"/>
            <w:sz w:val="24"/>
            <w:lang w:val="en-US" w:eastAsia="zh-CN"/>
          </w:rPr>
          <w:t>P</w:t>
        </w:r>
      </w:ins>
      <w:ins w:id="92" w:author="金宇平" w:date="2025-09-05T15:33:16Z">
        <w:r>
          <w:rPr>
            <w:rFonts w:hint="eastAsia" w:hAnsi="Cambria Math" w:eastAsia="宋体"/>
            <w:i w:val="0"/>
            <w:sz w:val="24"/>
            <w:lang w:val="en-US" w:eastAsia="zh-CN"/>
          </w:rPr>
          <w:t>(</w:t>
        </w:r>
      </w:ins>
      <w:ins w:id="93" w:author="金宇平" w:date="2025-09-05T15:33:18Z">
        <w:r>
          <w:rPr>
            <w:rFonts w:hint="eastAsia" w:hAnsi="Cambria Math" w:eastAsia="宋体"/>
            <w:i w:val="0"/>
            <w:sz w:val="24"/>
            <w:lang w:val="en-US" w:eastAsia="zh-CN"/>
          </w:rPr>
          <w:t>t</w:t>
        </w:r>
      </w:ins>
      <w:ins w:id="94" w:author="金宇平" w:date="2025-09-05T15:33:16Z">
        <w:r>
          <w:rPr>
            <w:rFonts w:hint="eastAsia" w:hAnsi="Cambria Math" w:eastAsia="宋体"/>
            <w:i w:val="0"/>
            <w:sz w:val="24"/>
            <w:lang w:val="en-US" w:eastAsia="zh-CN"/>
          </w:rPr>
          <w:t>)</w:t>
        </w:r>
      </w:ins>
      <w:ins w:id="95" w:author="金宇平" w:date="2025-09-05T15:33:23Z">
        <w:r>
          <w:rPr>
            <w:rFonts w:hint="eastAsia" w:hAnsi="Cambria Math" w:eastAsia="宋体"/>
            <w:i w:val="0"/>
            <w:sz w:val="24"/>
            <w:lang w:val="en-US" w:eastAsia="zh-CN"/>
          </w:rPr>
          <w:t>进行</w:t>
        </w:r>
      </w:ins>
      <w:ins w:id="96" w:author="金宇平" w:date="2025-09-05T15:33:24Z">
        <w:r>
          <w:rPr>
            <w:rFonts w:hint="eastAsia" w:hAnsi="Cambria Math" w:eastAsia="宋体"/>
            <w:i w:val="0"/>
            <w:sz w:val="24"/>
            <w:lang w:val="en-US" w:eastAsia="zh-CN"/>
          </w:rPr>
          <w:t>傅里叶</w:t>
        </w:r>
      </w:ins>
      <w:ins w:id="97" w:author="金宇平" w:date="2025-09-05T15:33:25Z">
        <w:r>
          <w:rPr>
            <w:rFonts w:hint="eastAsia" w:hAnsi="Cambria Math" w:eastAsia="宋体"/>
            <w:i w:val="0"/>
            <w:sz w:val="24"/>
            <w:lang w:val="en-US" w:eastAsia="zh-CN"/>
          </w:rPr>
          <w:t>变换，</w:t>
        </w:r>
      </w:ins>
      <w:ins w:id="98" w:author="金宇平" w:date="2025-09-05T15:33:26Z">
        <w:r>
          <w:rPr>
            <w:rFonts w:hint="eastAsia" w:hAnsi="Cambria Math" w:eastAsia="宋体"/>
            <w:i w:val="0"/>
            <w:sz w:val="24"/>
            <w:lang w:val="en-US" w:eastAsia="zh-CN"/>
          </w:rPr>
          <w:t>提取</w:t>
        </w:r>
      </w:ins>
      <w:ins w:id="99" w:author="金宇平" w:date="2025-09-05T15:33:29Z">
        <w:r>
          <w:rPr>
            <w:rFonts w:hint="eastAsia" w:hAnsi="Cambria Math" w:eastAsia="宋体"/>
            <w:i w:val="0"/>
            <w:sz w:val="24"/>
            <w:lang w:val="en-US" w:eastAsia="zh-CN"/>
          </w:rPr>
          <w:t>相位角</w:t>
        </w:r>
      </w:ins>
      <w:ins w:id="100" w:author="金宇平" w:date="2025-09-05T15:33:10Z">
        <w:r>
          <w:rPr>
            <w:rFonts w:hint="eastAsia" w:hAnsi="Cambria Math" w:eastAsia="宋体"/>
            <w:i w:val="0"/>
            <w:sz w:val="24"/>
            <w:lang w:val="en-US" w:eastAsia="zh-CN"/>
          </w:rPr>
          <w:t>）</w:t>
        </w:r>
      </w:ins>
      <w:ins w:id="101" w:author="金宇平" w:date="2025-09-05T15:33:38Z">
        <w:r>
          <w:rPr>
            <w:rFonts w:hint="eastAsia" w:hAnsi="Cambria Math" w:eastAsia="宋体"/>
            <w:i w:val="0"/>
            <w:sz w:val="24"/>
            <w:lang w:val="en-US" w:eastAsia="zh-CN"/>
          </w:rPr>
          <w:t>；</w:t>
        </w:r>
      </w:ins>
      <w:r>
        <w:rPr>
          <w:rFonts w:hint="eastAsia" w:hAnsi="Cambria Math" w:eastAsia="宋体"/>
          <w:i w:val="0"/>
          <w:sz w:val="24"/>
          <w:lang w:val="en-US" w:eastAsia="zh-CN"/>
        </w:rPr>
        <w:t>。公式(2)揭示了由旋转频率与啮合频率引发的各频率分量间的相互作用关系。</w:t>
      </w:r>
    </w:p>
    <w:p w14:paraId="48761540">
      <w:pPr>
        <w:numPr>
          <w:ilvl w:val="0"/>
          <w:numId w:val="0"/>
        </w:numPr>
        <w:ind w:firstLine="420" w:firstLineChars="0"/>
      </w:pPr>
      <w:r>
        <w:drawing>
          <wp:inline distT="0" distB="0" distL="114300" distR="114300">
            <wp:extent cx="4848225" cy="2143125"/>
            <wp:effectExtent l="0" t="0" r="9525" b="9525"/>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pic:cNvPicPr>
                      <a:picLocks noChangeAspect="1"/>
                    </pic:cNvPicPr>
                  </pic:nvPicPr>
                  <pic:blipFill>
                    <a:blip r:embed="rId9"/>
                    <a:stretch>
                      <a:fillRect/>
                    </a:stretch>
                  </pic:blipFill>
                  <pic:spPr>
                    <a:xfrm>
                      <a:off x="0" y="0"/>
                      <a:ext cx="4848225" cy="2143125"/>
                    </a:xfrm>
                    <a:prstGeom prst="rect">
                      <a:avLst/>
                    </a:prstGeom>
                    <a:noFill/>
                    <a:ln>
                      <a:noFill/>
                    </a:ln>
                  </pic:spPr>
                </pic:pic>
              </a:graphicData>
            </a:graphic>
          </wp:inline>
        </w:drawing>
      </w:r>
    </w:p>
    <w:p w14:paraId="504022BC">
      <w:pPr>
        <w:numPr>
          <w:ilvl w:val="0"/>
          <w:numId w:val="0"/>
        </w:numPr>
        <w:ind w:firstLine="420" w:firstLineChars="0"/>
        <w:jc w:val="center"/>
        <w:rPr>
          <w:rFonts w:hint="eastAsia"/>
          <w:lang w:val="en-US" w:eastAsia="zh-CN"/>
        </w:rPr>
      </w:pPr>
      <w:r>
        <w:rPr>
          <w:rFonts w:hint="eastAsia"/>
          <w:lang w:val="en-US" w:eastAsia="zh-CN"/>
        </w:rPr>
        <w:t>图2. 齿轮泵及压力重建模型示意图</w:t>
      </w:r>
    </w:p>
    <w:p w14:paraId="1CE3F532">
      <w:pPr>
        <w:numPr>
          <w:ilvl w:val="0"/>
          <w:numId w:val="0"/>
        </w:numPr>
        <w:ind w:firstLine="420" w:firstLineChars="0"/>
        <w:rPr>
          <w:rFonts w:hint="eastAsia"/>
          <w:lang w:val="en-US" w:eastAsia="zh-CN"/>
        </w:rPr>
      </w:pPr>
    </w:p>
    <w:p w14:paraId="3FE5DD2C">
      <w:pPr>
        <w:numPr>
          <w:ilvl w:val="0"/>
          <w:numId w:val="0"/>
        </w:numPr>
        <w:rPr>
          <w:rFonts w:hint="eastAsia" w:hAnsi="Cambria Math"/>
          <w:i w:val="0"/>
          <w:sz w:val="24"/>
          <w:szCs w:val="24"/>
          <w:lang w:eastAsia="zh-CN"/>
        </w:rPr>
      </w:pPr>
      <w:r>
        <w:rPr>
          <w:rFonts w:hint="eastAsia"/>
          <w:sz w:val="24"/>
          <w:szCs w:val="24"/>
          <w:lang w:val="en-US" w:eastAsia="zh-CN"/>
        </w:rPr>
        <w:t>设</w:t>
      </w:r>
      <m:oMath>
        <m:r>
          <m:rPr/>
          <w:rPr>
            <w:rFonts w:hint="default" w:ascii="Cambria Math" w:hAnsi="Cambria Math"/>
            <w:sz w:val="24"/>
            <w:szCs w:val="24"/>
          </w:rPr>
          <m:t>A(t)=</m:t>
        </m:r>
        <m:func>
          <m:funcPr>
            <m:ctrlPr>
              <w:rPr>
                <w:rFonts w:hint="default" w:ascii="Cambria Math" w:hAnsi="Cambria Math"/>
                <w:sz w:val="24"/>
                <w:szCs w:val="24"/>
              </w:rPr>
            </m:ctrlPr>
          </m:funcPr>
          <m:fName>
            <m:r>
              <m:rPr>
                <m:sty m:val="p"/>
              </m:rPr>
              <w:rPr>
                <w:rFonts w:hint="default" w:ascii="Cambria Math" w:hAnsi="Cambria Math"/>
                <w:sz w:val="24"/>
                <w:szCs w:val="24"/>
              </w:rPr>
              <m:t>cos</m:t>
            </m:r>
            <m:ctrlPr>
              <w:rPr>
                <w:rFonts w:ascii="Cambria Math" w:hAnsi="Cambria Math"/>
                <w:sz w:val="24"/>
                <w:szCs w:val="24"/>
              </w:rPr>
            </m:ctrlPr>
          </m:fName>
          <m:e>
            <m:d>
              <m:dPr>
                <m:ctrlPr>
                  <w:rPr>
                    <w:rFonts w:hint="default" w:ascii="Cambria Math" w:hAnsi="Cambria Math"/>
                    <w:sz w:val="24"/>
                    <w:szCs w:val="24"/>
                  </w:rPr>
                </m:ctrlPr>
              </m:dPr>
              <m:e>
                <m:r>
                  <m:rPr/>
                  <w:rPr>
                    <w:rFonts w:hint="default" w:ascii="Cambria Math" w:hAnsi="Cambria Math"/>
                    <w:sz w:val="24"/>
                    <w:szCs w:val="24"/>
                  </w:rPr>
                  <m:t>i</m:t>
                </m:r>
                <m:f>
                  <m:fPr>
                    <m:ctrlPr>
                      <w:rPr>
                        <w:rFonts w:hint="default" w:ascii="Cambria Math" w:hAnsi="Cambria Math"/>
                        <w:i/>
                        <w:sz w:val="24"/>
                        <w:szCs w:val="24"/>
                      </w:rPr>
                    </m:ctrlPr>
                  </m:fPr>
                  <m:num>
                    <m:r>
                      <m:rPr/>
                      <w:rPr>
                        <w:rFonts w:hint="default" w:ascii="Cambria Math" w:hAnsi="Cambria Math"/>
                        <w:sz w:val="24"/>
                        <w:szCs w:val="24"/>
                      </w:rPr>
                      <m:t>ω</m:t>
                    </m:r>
                    <m:ctrlPr>
                      <w:rPr>
                        <w:rFonts w:ascii="Cambria Math" w:hAnsi="Cambria Math"/>
                        <w:sz w:val="24"/>
                        <w:szCs w:val="24"/>
                      </w:rPr>
                    </m:ctrlPr>
                  </m:num>
                  <m:den>
                    <m:r>
                      <m:rPr/>
                      <w:rPr>
                        <w:rFonts w:hint="default" w:ascii="Cambria Math" w:hAnsi="Cambria Math"/>
                        <w:sz w:val="24"/>
                        <w:szCs w:val="24"/>
                      </w:rPr>
                      <m:t>l</m:t>
                    </m:r>
                    <m:ctrlPr>
                      <w:rPr>
                        <w:rFonts w:ascii="Cambria Math" w:hAnsi="Cambria Math"/>
                        <w:sz w:val="24"/>
                        <w:szCs w:val="24"/>
                      </w:rPr>
                    </m:ctrlPr>
                  </m:den>
                </m:f>
                <m:r>
                  <m:rPr/>
                  <w:rPr>
                    <w:rFonts w:hint="default" w:ascii="Cambria Math" w:hAnsi="Cambria Math"/>
                    <w:sz w:val="24"/>
                    <w:szCs w:val="24"/>
                  </w:rPr>
                  <m:t>t+</m:t>
                </m:r>
                <m:sSub>
                  <m:sSubPr>
                    <m:ctrlPr>
                      <w:rPr>
                        <w:rFonts w:hint="default" w:ascii="Cambria Math" w:hAnsi="Cambria Math"/>
                        <w:sz w:val="24"/>
                        <w:szCs w:val="24"/>
                      </w:rPr>
                    </m:ctrlPr>
                  </m:sSubPr>
                  <m:e>
                    <m:r>
                      <m:rPr/>
                      <w:rPr>
                        <w:rFonts w:hint="default" w:ascii="Cambria Math" w:hAnsi="Cambria Math"/>
                        <w:sz w:val="24"/>
                        <w:szCs w:val="24"/>
                      </w:rPr>
                      <m:t>α</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ctrlPr>
                  <w:rPr>
                    <w:rFonts w:hint="default" w:ascii="Cambria Math" w:hAnsi="Cambria Math"/>
                    <w:sz w:val="24"/>
                    <w:szCs w:val="24"/>
                  </w:rPr>
                </m:ctrlPr>
              </m:e>
            </m:d>
            <m:ctrlPr>
              <w:rPr>
                <w:rFonts w:hint="default" w:ascii="Cambria Math" w:hAnsi="Cambria Math"/>
                <w:sz w:val="24"/>
                <w:szCs w:val="24"/>
              </w:rPr>
            </m:ctrlPr>
          </m:e>
        </m:func>
      </m:oMath>
      <w:r>
        <w:rPr>
          <w:rFonts w:hint="eastAsia" w:hAnsi="Cambria Math"/>
          <w:i w:val="0"/>
          <w:sz w:val="24"/>
          <w:szCs w:val="24"/>
          <w:lang w:eastAsia="zh-CN"/>
        </w:rPr>
        <w:t>，</w:t>
      </w:r>
      <w:r>
        <w:rPr>
          <w:rFonts w:hint="default" w:hAnsi="Cambria Math"/>
          <w:i w:val="0"/>
          <w:sz w:val="24"/>
          <w:szCs w:val="24"/>
        </w:rPr>
        <w:t>那么低频分量</w:t>
      </w:r>
      <m:oMath>
        <m:r>
          <m:rPr/>
          <w:rPr>
            <w:rFonts w:hint="default" w:ascii="Cambria Math" w:hAnsi="Cambria Math"/>
            <w:sz w:val="24"/>
            <w:szCs w:val="24"/>
          </w:rPr>
          <m:t>f1(t)</m:t>
        </m:r>
      </m:oMath>
      <w:r>
        <w:rPr>
          <w:rFonts w:hint="default" w:hAnsi="Cambria Math"/>
          <w:i w:val="0"/>
          <w:sz w:val="24"/>
          <w:szCs w:val="24"/>
        </w:rPr>
        <w:t>可表述为</w:t>
      </w:r>
      <w:r>
        <w:rPr>
          <w:rFonts w:hint="eastAsia" w:hAnsi="Cambria Math"/>
          <w:i w:val="0"/>
          <w:sz w:val="24"/>
          <w:szCs w:val="24"/>
          <w:lang w:eastAsia="zh-CN"/>
        </w:rPr>
        <w:t>：</w:t>
      </w:r>
    </w:p>
    <w:p w14:paraId="4B7E5468">
      <w:pPr>
        <w:numPr>
          <w:ilvl w:val="0"/>
          <w:numId w:val="0"/>
        </w:numPr>
        <w:ind w:left="420" w:leftChars="0" w:firstLine="420" w:firstLineChars="0"/>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lang w:val="en-US" w:eastAsia="zh-CN"/>
                </w:rPr>
                <m:t xml:space="preserve">    </m:t>
              </m:r>
              <m:r>
                <m:rPr/>
                <w:rPr>
                  <w:rFonts w:hint="default" w:ascii="Cambria Math" w:hAnsi="Cambria Math"/>
                  <w:sz w:val="21"/>
                </w:rPr>
                <m:t>f</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(t)=</m:t>
          </m:r>
          <m:nary>
            <m:naryPr>
              <m:chr m:val="∑"/>
              <m:limLoc m:val="undOvr"/>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I</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⋅A(t)=</m:t>
          </m:r>
          <m:nary>
            <m:naryPr>
              <m:chr m:val="∑"/>
              <m:limLoc m:val="undOvr"/>
              <m:ctrlPr>
                <w:rPr>
                  <w:rFonts w:hint="default" w:ascii="Cambria Math" w:hAnsi="Cambria Math"/>
                  <w:sz w:val="21"/>
                </w:rPr>
              </m:ctrlPr>
            </m:naryPr>
            <m:sub>
              <m:r>
                <m:rPr/>
                <w:rPr>
                  <w:rFonts w:hint="default" w:ascii="Cambria Math" w:hAnsi="Cambria Math"/>
                  <w:sz w:val="21"/>
                </w:rPr>
                <m:t>i=1</m:t>
              </m:r>
              <m:ctrlPr>
                <w:rPr>
                  <w:rFonts w:hint="default" w:ascii="Cambria Math" w:hAnsi="Cambria Math"/>
                  <w:sz w:val="21"/>
                </w:rPr>
              </m:ctrlPr>
            </m:sub>
            <m:sup>
              <m:r>
                <m:rPr/>
                <w:rPr>
                  <w:rFonts w:hint="default" w:ascii="Cambria Math" w:hAnsi="Cambria Math"/>
                  <w:sz w:val="21"/>
                </w:rPr>
                <m:t>I</m:t>
              </m:r>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d>
                <m:dPr>
                  <m:ctrlPr>
                    <w:rPr>
                      <w:rFonts w:hint="default" w:ascii="Cambria Math" w:hAnsi="Cambria Math"/>
                      <w:sz w:val="21"/>
                    </w:rPr>
                  </m:ctrlPr>
                </m:dPr>
                <m:e>
                  <m:r>
                    <m:rPr/>
                    <w:rPr>
                      <w:rFonts w:hint="default" w:ascii="Cambria Math" w:hAnsi="Cambria Math"/>
                      <w:sz w:val="21"/>
                    </w:rPr>
                    <m:t>i</m:t>
                  </m:r>
                  <m:f>
                    <m:fPr>
                      <m:ctrlPr>
                        <w:rPr>
                          <w:rFonts w:hint="default" w:ascii="Cambria Math" w:hAnsi="Cambria Math"/>
                          <w:i/>
                          <w:sz w:val="21"/>
                        </w:rPr>
                      </m:ctrlPr>
                    </m:fPr>
                    <m:num>
                      <m:r>
                        <m:rPr/>
                        <w:rPr>
                          <w:rFonts w:hint="default" w:ascii="Cambria Math" w:hAnsi="Cambria Math"/>
                          <w:sz w:val="21"/>
                        </w:rPr>
                        <m:t>ω</m:t>
                      </m:r>
                      <m:ctrlPr>
                        <w:rPr>
                          <w:rFonts w:ascii="Cambria Math" w:hAnsi="Cambria Math"/>
                          <w:sz w:val="21"/>
                        </w:rPr>
                      </m:ctrlPr>
                    </m:num>
                    <m:den>
                      <m:r>
                        <m:rPr/>
                        <w:rPr>
                          <w:rFonts w:hint="default" w:ascii="Cambria Math" w:hAnsi="Cambria Math"/>
                          <w:sz w:val="21"/>
                        </w:rPr>
                        <m:t>l</m:t>
                      </m:r>
                      <m:ctrlPr>
                        <w:rPr>
                          <w:rFonts w:ascii="Cambria Math" w:hAnsi="Cambria Math"/>
                          <w:sz w:val="21"/>
                        </w:rPr>
                      </m:ctrlPr>
                    </m:den>
                  </m:f>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d>
              <m:r>
                <m:rPr>
                  <m:sty m:val="p"/>
                </m:rPr>
                <w:rPr>
                  <w:rFonts w:hint="default" w:ascii="Cambria Math" w:hAnsi="Cambria Math"/>
                  <w:sz w:val="21"/>
                  <w:lang w:val="en-US" w:eastAsia="zh-CN"/>
                </w:rPr>
                <m:t xml:space="preserve">                                                         (3)</m:t>
              </m:r>
              <m:ctrlPr>
                <w:rPr>
                  <w:rFonts w:hint="default" w:ascii="Cambria Math" w:hAnsi="Cambria Math"/>
                  <w:sz w:val="21"/>
                </w:rPr>
              </m:ctrlPr>
            </m:e>
          </m:func>
        </m:oMath>
      </m:oMathPara>
    </w:p>
    <w:p w14:paraId="1063E245">
      <w:pPr>
        <w:numPr>
          <w:ilvl w:val="0"/>
          <w:numId w:val="0"/>
        </w:numPr>
        <w:rPr>
          <w:rFonts w:hint="eastAsia" w:hAnsi="Cambria Math"/>
          <w:i w:val="0"/>
          <w:sz w:val="24"/>
          <w:szCs w:val="24"/>
          <w:lang w:val="en-US" w:eastAsia="zh-CN"/>
        </w:rPr>
      </w:pPr>
      <w:r>
        <w:rPr>
          <w:rFonts w:hint="eastAsia" w:hAnsi="Cambria Math"/>
          <w:i w:val="0"/>
          <w:sz w:val="24"/>
          <w:szCs w:val="24"/>
          <w:lang w:val="en-US" w:eastAsia="zh-CN"/>
        </w:rPr>
        <w:t>显然，</w:t>
      </w:r>
      <m:oMath>
        <m:r>
          <m:rPr>
            <m:sty m:val="p"/>
          </m:rPr>
          <w:rPr>
            <w:rFonts w:hint="default" w:ascii="Cambria Math" w:hAnsi="Cambria Math"/>
            <w:sz w:val="24"/>
            <w:szCs w:val="24"/>
          </w:rPr>
          <m:t>A(t)</m:t>
        </m:r>
      </m:oMath>
      <w:r>
        <w:rPr>
          <w:rFonts w:hint="eastAsia" w:hAnsi="Cambria Math"/>
          <w:i w:val="0"/>
          <w:sz w:val="24"/>
          <w:szCs w:val="24"/>
          <w:lang w:val="en-US" w:eastAsia="zh-CN"/>
        </w:rPr>
        <w:t>的频率分量集中在</w:t>
      </w:r>
      <m:oMath>
        <m:r>
          <m:rPr>
            <m:sty m:val="p"/>
          </m:rPr>
          <w:rPr>
            <w:rFonts w:hint="default" w:ascii="Cambria Math" w:hAnsi="Cambria Math"/>
            <w:sz w:val="24"/>
            <w:szCs w:val="24"/>
          </w:rPr>
          <m:t>i</m:t>
        </m:r>
        <m:f>
          <m:fPr>
            <m:ctrlPr>
              <w:rPr>
                <w:rFonts w:hint="default" w:ascii="Cambria Math" w:hAnsi="Cambria Math"/>
                <w:i w:val="0"/>
                <w:sz w:val="24"/>
                <w:szCs w:val="24"/>
              </w:rPr>
            </m:ctrlPr>
          </m:fPr>
          <m:num>
            <m:r>
              <m:rPr>
                <m:sty m:val="p"/>
              </m:rPr>
              <w:rPr>
                <w:rFonts w:hint="default" w:ascii="Cambria Math" w:hAnsi="Cambria Math"/>
                <w:sz w:val="24"/>
                <w:szCs w:val="24"/>
              </w:rPr>
              <m:t>ω</m:t>
            </m:r>
            <m:ctrlPr>
              <w:rPr>
                <w:rFonts w:hint="default" w:ascii="Cambria Math" w:hAnsi="Cambria Math"/>
                <w:i w:val="0"/>
                <w:sz w:val="24"/>
                <w:szCs w:val="24"/>
              </w:rPr>
            </m:ctrlPr>
          </m:num>
          <m:den>
            <m:r>
              <m:rPr>
                <m:sty m:val="p"/>
              </m:rPr>
              <w:rPr>
                <w:rFonts w:hint="default" w:ascii="Cambria Math" w:hAnsi="Cambria Math"/>
                <w:sz w:val="24"/>
                <w:szCs w:val="24"/>
              </w:rPr>
              <m:t>l</m:t>
            </m:r>
            <m:ctrlPr>
              <w:rPr>
                <w:rFonts w:hint="default" w:ascii="Cambria Math" w:hAnsi="Cambria Math"/>
                <w:i w:val="0"/>
                <w:sz w:val="24"/>
                <w:szCs w:val="24"/>
              </w:rPr>
            </m:ctrlPr>
          </m:den>
        </m:f>
      </m:oMath>
      <w:r>
        <w:rPr>
          <w:rFonts w:hint="eastAsia" w:hAnsi="Cambria Math"/>
          <w:i w:val="0"/>
          <w:sz w:val="24"/>
          <w:szCs w:val="24"/>
          <w:lang w:val="en-US" w:eastAsia="zh-CN"/>
        </w:rPr>
        <w:t>处，即旋转频率</w:t>
      </w:r>
      <m:oMath>
        <m:f>
          <m:fPr>
            <m:ctrlPr>
              <w:rPr>
                <w:rFonts w:hint="default" w:ascii="Cambria Math" w:hAnsi="Cambria Math"/>
                <w:i w:val="0"/>
                <w:sz w:val="24"/>
                <w:szCs w:val="24"/>
              </w:rPr>
            </m:ctrlPr>
          </m:fPr>
          <m:num>
            <m:r>
              <m:rPr>
                <m:sty m:val="p"/>
              </m:rPr>
              <w:rPr>
                <w:rFonts w:hint="default" w:ascii="Cambria Math" w:hAnsi="Cambria Math"/>
                <w:sz w:val="24"/>
                <w:szCs w:val="24"/>
              </w:rPr>
              <m:t>ω</m:t>
            </m:r>
            <m:ctrlPr>
              <w:rPr>
                <w:rFonts w:hint="default" w:ascii="Cambria Math" w:hAnsi="Cambria Math"/>
                <w:i w:val="0"/>
                <w:sz w:val="24"/>
                <w:szCs w:val="24"/>
              </w:rPr>
            </m:ctrlPr>
          </m:num>
          <m:den>
            <m:r>
              <m:rPr>
                <m:sty m:val="p"/>
              </m:rPr>
              <w:rPr>
                <w:rFonts w:hint="default" w:ascii="Cambria Math" w:hAnsi="Cambria Math"/>
                <w:sz w:val="24"/>
                <w:szCs w:val="24"/>
              </w:rPr>
              <m:t>l</m:t>
            </m:r>
            <m:ctrlPr>
              <w:rPr>
                <w:rFonts w:hint="default" w:ascii="Cambria Math" w:hAnsi="Cambria Math"/>
                <w:i w:val="0"/>
                <w:sz w:val="24"/>
                <w:szCs w:val="24"/>
              </w:rPr>
            </m:ctrlPr>
          </m:den>
        </m:f>
      </m:oMath>
      <w:r>
        <w:rPr>
          <w:rFonts w:hint="eastAsia" w:hAnsi="Cambria Math"/>
          <w:i w:val="0"/>
          <w:sz w:val="24"/>
          <w:szCs w:val="24"/>
          <w:lang w:val="en-US" w:eastAsia="zh-CN"/>
        </w:rPr>
        <w:t xml:space="preserve"> 的第</w:t>
      </w:r>
      <m:oMath>
        <m:r>
          <m:rPr>
            <m:sty m:val="p"/>
          </m:rPr>
          <w:rPr>
            <w:rFonts w:hint="default" w:ascii="Cambria Math" w:hAnsi="Cambria Math"/>
            <w:sz w:val="24"/>
            <w:szCs w:val="24"/>
          </w:rPr>
          <m:t>i</m:t>
        </m:r>
      </m:oMath>
      <w:r>
        <w:rPr>
          <w:rFonts w:hint="eastAsia" w:hAnsi="Cambria Math"/>
          <w:i w:val="0"/>
          <w:sz w:val="24"/>
          <w:szCs w:val="24"/>
          <w:lang w:val="en-US" w:eastAsia="zh-CN"/>
        </w:rPr>
        <w:t>个整数倍处。</w:t>
      </w:r>
    </w:p>
    <w:p w14:paraId="62838131">
      <w:pPr>
        <w:numPr>
          <w:ilvl w:val="0"/>
          <w:numId w:val="0"/>
        </w:numPr>
        <w:rPr>
          <w:rFonts w:hint="default" w:hAnsi="Cambria Math"/>
          <w:i w:val="0"/>
          <w:sz w:val="21"/>
          <w:lang w:val="en-US" w:eastAsia="zh-CN"/>
        </w:rPr>
      </w:pPr>
      <w:r>
        <w:rPr>
          <w:rFonts w:hint="eastAsia" w:hAnsi="Cambria Math"/>
          <w:i w:val="0"/>
          <w:sz w:val="24"/>
          <w:szCs w:val="24"/>
          <w:lang w:val="en-US" w:eastAsia="zh-CN"/>
        </w:rPr>
        <w:t>设</w:t>
      </w:r>
      <w:r>
        <w:rPr>
          <w:rFonts w:hint="eastAsia" w:hAnsi="Cambria Math"/>
          <w:i w:val="0"/>
          <w:sz w:val="21"/>
          <w:lang w:val="en-US" w:eastAsia="zh-CN"/>
        </w:rPr>
        <w:t>：</w:t>
      </w:r>
    </w:p>
    <w:p w14:paraId="6604835C">
      <w:pPr>
        <w:numPr>
          <w:ilvl w:val="0"/>
          <w:numId w:val="0"/>
        </w:numPr>
        <w:ind w:firstLine="630" w:firstLineChars="300"/>
        <w:rPr>
          <w:rFonts w:hint="default" w:hAnsi="Cambria Math"/>
          <w:i/>
          <w:sz w:val="21"/>
          <w:lang w:val="en-US" w:eastAsia="zh-CN"/>
        </w:rPr>
      </w:pPr>
      <m:oMathPara>
        <m:oMath>
          <m:r>
            <m:rPr/>
            <w:rPr>
              <w:rFonts w:hint="default" w:ascii="Cambria Math" w:hAnsi="Cambria Math"/>
              <w:sz w:val="21"/>
              <w:lang w:val="en-US" w:eastAsia="zh-CN"/>
            </w:rPr>
            <m:t xml:space="preserve">  </m:t>
          </m:r>
          <m:r>
            <m:rPr/>
            <w:rPr>
              <w:rFonts w:hint="default" w:ascii="Cambria Math" w:hAnsi="Cambria Math"/>
              <w:sz w:val="21"/>
            </w:rPr>
            <m:t>B(t)=</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d>
                <m:dPr>
                  <m:ctrlPr>
                    <w:rPr>
                      <w:rFonts w:hint="default" w:ascii="Cambria Math" w:hAnsi="Cambria Math"/>
                      <w:sz w:val="21"/>
                    </w:rPr>
                  </m:ctrlPr>
                </m:dPr>
                <m:e>
                  <m:r>
                    <m:rPr/>
                    <w:rPr>
                      <w:rFonts w:hint="default" w:ascii="Cambria Math" w:hAnsi="Cambria Math"/>
                      <w:sz w:val="21"/>
                    </w:rPr>
                    <m:t>jωt+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e>
                      <m:func>
                        <m:funcPr>
                          <m:ctrlPr>
                            <w:rPr>
                              <w:rFonts w:hint="default" w:ascii="Cambria Math" w:hAnsi="Cambria Math"/>
                              <w:sz w:val="21"/>
                            </w:rPr>
                          </m:ctrlPr>
                        </m:funcPr>
                        <m:fName>
                          <m:r>
                            <m:rPr>
                              <m:sty m:val="p"/>
                            </m:rPr>
                            <w:rPr>
                              <w:rFonts w:hint="default" w:ascii="Cambria Math" w:hAnsi="Cambria Math"/>
                              <w:sz w:val="21"/>
                            </w:rPr>
                            <m:t>sin</m:t>
                          </m:r>
                          <m:ctrlPr>
                            <w:rPr>
                              <w:rFonts w:ascii="Cambria Math" w:hAnsi="Cambria Math"/>
                              <w:sz w:val="21"/>
                            </w:rPr>
                          </m:ctrlPr>
                        </m:fName>
                        <m:e>
                          <m:d>
                            <m:dPr>
                              <m:ctrlPr>
                                <w:rPr>
                                  <w:rFonts w:hint="default" w:ascii="Cambria Math" w:hAnsi="Cambria Math"/>
                                  <w:sz w:val="21"/>
                                </w:rPr>
                              </m:ctrlPr>
                            </m:dPr>
                            <m:e>
                              <m:r>
                                <m:rPr/>
                                <w:rPr>
                                  <w:rFonts w:hint="default" w:ascii="Cambria Math" w:hAnsi="Cambria Math"/>
                                  <w:sz w:val="21"/>
                                </w:rPr>
                                <m:t>ω</m:t>
                              </m:r>
                              <m:sSup>
                                <m:sSupPr>
                                  <m:ctrlPr>
                                    <w:rPr>
                                      <w:rFonts w:hint="default" w:ascii="Cambria Math" w:hAnsi="Cambria Math"/>
                                      <w:sz w:val="21"/>
                                    </w:rPr>
                                  </m:ctrlPr>
                                </m:sSupPr>
                                <m:e>
                                  <m:r>
                                    <m:rPr/>
                                    <w:rPr>
                                      <w:rFonts w:hint="default" w:ascii="Cambria Math" w:hAnsi="Cambria Math"/>
                                      <w:sz w:val="21"/>
                                    </w:rPr>
                                    <m:t>t</m:t>
                                  </m:r>
                                  <m:ctrlPr>
                                    <w:rPr>
                                      <w:rFonts w:ascii="Cambria Math" w:hAnsi="Cambria Math"/>
                                      <w:sz w:val="21"/>
                                    </w:rPr>
                                  </m:ctrlPr>
                                </m:e>
                                <m:sup>
                                  <m:r>
                                    <m:rPr/>
                                    <w:rPr>
                                      <w:rFonts w:hint="default" w:ascii="Cambria Math" w:hAnsi="Cambria Math"/>
                                      <w:sz w:val="21"/>
                                    </w:rPr>
                                    <m:t>'</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e>
                  </m:nary>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t</m:t>
                      </m:r>
                      <m:ctrlPr>
                        <w:rPr>
                          <w:rFonts w:hint="default" w:ascii="Cambria Math" w:hAnsi="Cambria Math"/>
                          <w:sz w:val="21"/>
                        </w:rPr>
                      </m:ctrlPr>
                    </m:e>
                    <m:sup>
                      <m:r>
                        <m:rPr/>
                        <w:rPr>
                          <w:rFonts w:hint="default" w:ascii="Cambria Math" w:hAnsi="Cambria Math"/>
                          <w:sz w:val="21"/>
                        </w:rPr>
                        <m:t>'</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ctrlPr>
                    <w:rPr>
                      <w:rFonts w:hint="default" w:ascii="Cambria Math" w:hAnsi="Cambria Math"/>
                      <w:sz w:val="21"/>
                    </w:rPr>
                  </m:ctrlPr>
                </m:e>
              </m:d>
              <m:r>
                <m:rPr>
                  <m:sty m:val="p"/>
                </m:rPr>
                <w:rPr>
                  <w:rFonts w:hint="default" w:ascii="Cambria Math" w:hAnsi="Cambria Math"/>
                  <w:sz w:val="21"/>
                  <w:lang w:val="en-US" w:eastAsia="zh-CN"/>
                </w:rPr>
                <m:t xml:space="preserve">                </m:t>
              </m:r>
              <m:ctrlPr>
                <w:rPr>
                  <w:rFonts w:hint="default" w:ascii="Cambria Math" w:hAnsi="Cambria Math"/>
                  <w:sz w:val="21"/>
                </w:rPr>
              </m:ctrlPr>
            </m:e>
          </m:func>
          <m:r>
            <m:rPr/>
            <w:rPr>
              <w:rFonts w:hint="default" w:ascii="Cambria Math" w:hAnsi="Cambria Math"/>
              <w:sz w:val="21"/>
              <w:lang w:val="en-US" w:eastAsia="zh-CN"/>
            </w:rPr>
            <m:t xml:space="preserve"> </m:t>
          </m:r>
        </m:oMath>
      </m:oMathPara>
    </w:p>
    <w:p w14:paraId="5A543604">
      <w:pPr>
        <w:numPr>
          <w:ilvl w:val="0"/>
          <w:numId w:val="0"/>
        </w:numPr>
        <w:rPr>
          <w:rFonts w:hint="default" w:hAnsi="Cambria Math"/>
          <w:i w:val="0"/>
          <w:sz w:val="21"/>
        </w:rPr>
      </w:pPr>
      <m:oMathPara>
        <m:oMath>
          <m:r>
            <m:rPr/>
            <w:rPr>
              <w:rFonts w:hint="default" w:ascii="Cambria Math" w:hAnsi="Cambria Math"/>
              <w:sz w:val="21"/>
              <w:lang w:val="en-US" w:eastAsia="zh-CN"/>
            </w:rPr>
            <m:t xml:space="preserve">    </m:t>
          </m:r>
          <m:r>
            <m:rPr/>
            <w:rPr>
              <w:rFonts w:hint="default" w:ascii="Cambria Math" w:hAnsi="Cambria Math"/>
              <w:sz w:val="21"/>
            </w:rPr>
            <m:t>C(t)=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r>
            <m:rPr/>
            <w:rPr>
              <w:rFonts w:hint="default" w:ascii="Cambria Math" w:hAnsi="Cambria Math"/>
              <w:sz w:val="21"/>
            </w:rPr>
            <m:t>ωt)⋅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d>
                <m:dPr>
                  <m:ctrlPr>
                    <w:rPr>
                      <w:rFonts w:hint="default" w:ascii="Cambria Math" w:hAnsi="Cambria Math"/>
                      <w:sz w:val="21"/>
                    </w:rPr>
                  </m:ctrlPr>
                </m:dPr>
                <m:e>
                  <m:r>
                    <m:rPr/>
                    <w:rPr>
                      <w:rFonts w:hint="default" w:ascii="Cambria Math" w:hAnsi="Cambria Math"/>
                      <w:sz w:val="21"/>
                    </w:rPr>
                    <m:t>jωt+</m:t>
                  </m:r>
                  <m:sSub>
                    <m:sSubPr>
                      <m:ctrlPr>
                        <w:rPr>
                          <w:rFonts w:hint="default" w:ascii="Cambria Math" w:hAnsi="Cambria Math"/>
                          <w:sz w:val="21"/>
                        </w:rPr>
                      </m:ctrlPr>
                    </m:sSubPr>
                    <m:e>
                      <m:r>
                        <m:rPr/>
                        <w:rPr>
                          <w:rFonts w:hint="default" w:ascii="Cambria Math" w:hAnsi="Cambria Math"/>
                          <w:sz w:val="21"/>
                        </w:rPr>
                        <m:t>d</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e>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d>
                            <m:dPr>
                              <m:ctrlPr>
                                <w:rPr>
                                  <w:rFonts w:hint="default" w:ascii="Cambria Math" w:hAnsi="Cambria Math"/>
                                  <w:sz w:val="21"/>
                                </w:rPr>
                              </m:ctrlPr>
                            </m:dPr>
                            <m:e>
                              <m:r>
                                <m:rPr/>
                                <w:rPr>
                                  <w:rFonts w:hint="default" w:ascii="Cambria Math" w:hAnsi="Cambria Math"/>
                                  <w:sz w:val="21"/>
                                </w:rPr>
                                <m:t>ω</m:t>
                              </m:r>
                              <m:sSup>
                                <m:sSupPr>
                                  <m:ctrlPr>
                                    <w:rPr>
                                      <w:rFonts w:hint="default" w:ascii="Cambria Math" w:hAnsi="Cambria Math"/>
                                      <w:sz w:val="21"/>
                                    </w:rPr>
                                  </m:ctrlPr>
                                </m:sSupPr>
                                <m:e>
                                  <m:r>
                                    <m:rPr/>
                                    <w:rPr>
                                      <w:rFonts w:hint="default" w:ascii="Cambria Math" w:hAnsi="Cambria Math"/>
                                      <w:sz w:val="21"/>
                                    </w:rPr>
                                    <m:t>t</m:t>
                                  </m:r>
                                  <m:ctrlPr>
                                    <w:rPr>
                                      <w:rFonts w:ascii="Cambria Math" w:hAnsi="Cambria Math"/>
                                      <w:sz w:val="21"/>
                                    </w:rPr>
                                  </m:ctrlPr>
                                </m:e>
                                <m:sup>
                                  <m:r>
                                    <m:rPr/>
                                    <w:rPr>
                                      <w:rFonts w:hint="default" w:ascii="Cambria Math" w:hAnsi="Cambria Math"/>
                                      <w:sz w:val="21"/>
                                    </w:rPr>
                                    <m:t>'</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e>
                  </m:nary>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t</m:t>
                      </m:r>
                      <m:ctrlPr>
                        <w:rPr>
                          <w:rFonts w:hint="default" w:ascii="Cambria Math" w:hAnsi="Cambria Math"/>
                          <w:sz w:val="21"/>
                        </w:rPr>
                      </m:ctrlPr>
                    </m:e>
                    <m:sup>
                      <m:r>
                        <m:rPr/>
                        <w:rPr>
                          <w:rFonts w:hint="default" w:ascii="Cambria Math" w:hAnsi="Cambria Math"/>
                          <w:sz w:val="21"/>
                        </w:rPr>
                        <m:t>'</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hint="default" w:ascii="Cambria Math" w:hAnsi="Cambria Math"/>
                          <w:sz w:val="21"/>
                        </w:rPr>
                      </m:ctrlPr>
                    </m:e>
                    <m:sub>
                      <m:r>
                        <m:rPr/>
                        <w:rPr>
                          <w:rFonts w:hint="default" w:ascii="Cambria Math" w:hAnsi="Cambria Math"/>
                          <w:sz w:val="21"/>
                        </w:rPr>
                        <m:t>j</m:t>
                      </m:r>
                      <m:ctrlPr>
                        <w:rPr>
                          <w:rFonts w:hint="default" w:ascii="Cambria Math" w:hAnsi="Cambria Math"/>
                          <w:sz w:val="21"/>
                        </w:rPr>
                      </m:ctrlPr>
                    </m:sub>
                  </m:sSub>
                  <m:ctrlPr>
                    <w:rPr>
                      <w:rFonts w:hint="default" w:ascii="Cambria Math" w:hAnsi="Cambria Math"/>
                      <w:sz w:val="21"/>
                    </w:rPr>
                  </m:ctrlPr>
                </m:e>
              </m:d>
              <m:ctrlPr>
                <w:rPr>
                  <w:rFonts w:hint="default" w:ascii="Cambria Math" w:hAnsi="Cambria Math"/>
                  <w:sz w:val="21"/>
                </w:rPr>
              </m:ctrlPr>
            </m:e>
          </m:func>
        </m:oMath>
      </m:oMathPara>
    </w:p>
    <w:p w14:paraId="603177AB">
      <w:pPr>
        <w:numPr>
          <w:ilvl w:val="0"/>
          <w:numId w:val="0"/>
        </w:numPr>
        <w:rPr>
          <w:rFonts w:hint="eastAsia" w:hAnsi="Cambria Math"/>
          <w:i w:val="0"/>
          <w:sz w:val="24"/>
          <w:szCs w:val="24"/>
          <w:lang w:val="en-US" w:eastAsia="zh-CN"/>
        </w:rPr>
      </w:pPr>
      <w:r>
        <w:rPr>
          <w:rFonts w:hint="default" w:hAnsi="Cambria Math"/>
          <w:i w:val="0"/>
          <w:sz w:val="24"/>
          <w:szCs w:val="24"/>
          <w:lang w:val="en-US" w:eastAsia="zh-CN"/>
        </w:rPr>
        <w:t>利用贝塞尔级数展开，高频分量</w:t>
      </w:r>
      <m:oMath>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default" w:ascii="Cambria Math" w:hAnsi="Cambria Math"/>
                <w:i w:val="0"/>
                <w:sz w:val="24"/>
                <w:szCs w:val="24"/>
              </w:rPr>
            </m:ctrlPr>
          </m:e>
          <m:sub>
            <m:r>
              <m:rPr>
                <m:sty m:val="p"/>
              </m:rPr>
              <w:rPr>
                <w:rFonts w:hint="default" w:ascii="Cambria Math" w:hAnsi="Cambria Math"/>
                <w:sz w:val="24"/>
                <w:szCs w:val="24"/>
              </w:rPr>
              <m:t>2</m:t>
            </m:r>
            <m:ctrlPr>
              <w:rPr>
                <w:rFonts w:hint="default" w:ascii="Cambria Math" w:hAnsi="Cambria Math"/>
                <w:i w:val="0"/>
                <w:sz w:val="24"/>
                <w:szCs w:val="24"/>
              </w:rPr>
            </m:ctrlPr>
          </m:sub>
        </m:sSub>
        <m:r>
          <m:rPr>
            <m:sty m:val="p"/>
          </m:rPr>
          <w:rPr>
            <w:rFonts w:hint="default" w:ascii="Cambria Math" w:hAnsi="Cambria Math"/>
            <w:sz w:val="24"/>
            <w:szCs w:val="24"/>
          </w:rPr>
          <m:t>(t</m:t>
        </m:r>
      </m:oMath>
      <w:r>
        <w:rPr>
          <w:rFonts w:hint="default" w:hAnsi="Cambria Math"/>
          <w:i w:val="0"/>
          <w:sz w:val="24"/>
          <w:szCs w:val="24"/>
          <w:lang w:val="en-US" w:eastAsia="zh-CN"/>
        </w:rPr>
        <w:t>)可转换为以下形式</w:t>
      </w:r>
      <w:r>
        <w:rPr>
          <w:rFonts w:hint="eastAsia" w:hAnsi="Cambria Math"/>
          <w:i w:val="0"/>
          <w:sz w:val="24"/>
          <w:szCs w:val="24"/>
          <w:lang w:val="en-US" w:eastAsia="zh-CN"/>
        </w:rPr>
        <w:t>：</w:t>
      </w:r>
    </w:p>
    <w:p w14:paraId="07B374E8">
      <w:pPr>
        <w:numPr>
          <w:ilvl w:val="0"/>
          <w:numId w:val="0"/>
        </w:numPr>
        <w:ind w:left="840" w:leftChars="0" w:firstLine="840" w:firstLineChars="400"/>
        <w:rPr>
          <w:rFonts w:hint="eastAsia" w:hAnsi="Cambria Math" w:eastAsiaTheme="minorEastAsia"/>
          <w:i w:val="0"/>
          <w:sz w:val="21"/>
          <w:lang w:val="en-US" w:eastAsia="zh-CN"/>
        </w:rPr>
      </w:pP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(t)=</m:t>
        </m:r>
        <m:nary>
          <m:naryPr>
            <m:chr m:val="∑"/>
            <m:limLoc m:val="undOvr"/>
            <m:ctrlPr>
              <w:rPr>
                <w:rFonts w:hint="default" w:ascii="Cambria Math" w:hAnsi="Cambria Math"/>
                <w:sz w:val="21"/>
              </w:rPr>
            </m:ctrlPr>
          </m:naryPr>
          <m:sub>
            <m:r>
              <m:rPr/>
              <w:rPr>
                <w:rFonts w:hint="default" w:ascii="Cambria Math" w:hAnsi="Cambria Math"/>
                <w:sz w:val="21"/>
              </w:rPr>
              <m:t>j=1</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e>
            <m:d>
              <m:dPr>
                <m:begChr m:val="["/>
                <m:endChr m:val="]"/>
                <m:ctrlPr>
                  <w:rPr>
                    <w:rFonts w:hint="default" w:ascii="Cambria Math" w:hAnsi="Cambria Math"/>
                    <w:sz w:val="21"/>
                  </w:rPr>
                </m:ctrlPr>
              </m:dPr>
              <m:e>
                <m:m>
                  <m:mPr>
                    <m:mcs>
                      <m:mc>
                        <m:mcPr>
                          <m:count m:val="1"/>
                          <m:mcJc m:val="center"/>
                        </m:mcPr>
                      </m:mc>
                    </m:mcs>
                    <m:plcHide m:val="1"/>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b</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⋅B(t)+</m:t>
                      </m:r>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⋅C(t)</m:t>
                      </m:r>
                      <m:ctrlPr>
                        <w:rPr>
                          <w:rFonts w:hint="default" w:ascii="Cambria Math" w:hAnsi="Cambria Math"/>
                          <w:sz w:val="21"/>
                        </w:rPr>
                      </m:ctrlPr>
                    </m:e>
                  </m:mr>
                </m:m>
                <m:ctrlPr>
                  <w:rPr>
                    <w:rFonts w:hint="default" w:ascii="Cambria Math" w:hAnsi="Cambria Math"/>
                    <w:sz w:val="21"/>
                  </w:rPr>
                </m:ctrlPr>
              </m:e>
            </m:d>
            <m:ctrlPr>
              <w:rPr>
                <w:rFonts w:hint="default" w:ascii="Cambria Math" w:hAnsi="Cambria Math"/>
                <w:sz w:val="21"/>
              </w:rPr>
            </m:ctrlPr>
          </m:e>
        </m:nary>
      </m:oMath>
      <w:r>
        <w:rPr>
          <w:rFonts w:hint="eastAsia" w:hAnsi="Cambria Math"/>
          <w:i w:val="0"/>
          <w:sz w:val="21"/>
          <w:lang w:val="en-US" w:eastAsia="zh-CN"/>
        </w:rPr>
        <w:t xml:space="preserve"> </w:t>
      </w:r>
    </w:p>
    <w:p w14:paraId="381A9B98">
      <w:pPr>
        <w:numPr>
          <w:ilvl w:val="0"/>
          <w:numId w:val="0"/>
        </w:numPr>
        <w:ind w:firstLine="840" w:firstLineChars="400"/>
        <w:rPr>
          <w:rFonts w:hint="default" w:hAnsi="Cambria Math"/>
          <w:i w:val="0"/>
          <w:sz w:val="21"/>
          <w:lang w:val="en-US" w:eastAsia="zh-CN"/>
        </w:rPr>
      </w:pPr>
      <m:oMathPara>
        <m:oMath>
          <m:r>
            <m:rPr/>
            <w:rPr>
              <w:rFonts w:hint="default" w:ascii="Cambria Math" w:hAnsi="Cambria Math"/>
              <w:sz w:val="21"/>
              <w:lang w:val="en-US" w:eastAsia="zh-CN"/>
            </w:rPr>
            <m:t xml:space="preserve">                                         </m:t>
          </m:r>
          <m:r>
            <m:rPr/>
            <w:rPr>
              <w:rFonts w:hint="default" w:ascii="Cambria Math" w:hAnsi="Cambria Math"/>
              <w:sz w:val="21"/>
            </w:rPr>
            <m:t>=</m:t>
          </m:r>
          <m:nary>
            <m:naryPr>
              <m:chr m:val="∑"/>
              <m:limLoc m:val="undOvr"/>
              <m:ctrlPr>
                <w:rPr>
                  <w:rFonts w:hint="default" w:ascii="Cambria Math" w:hAnsi="Cambria Math"/>
                  <w:sz w:val="21"/>
                </w:rPr>
              </m:ctrlPr>
            </m:naryPr>
            <m:sub>
              <m:r>
                <m:rPr/>
                <w:rPr>
                  <w:rFonts w:hint="default" w:ascii="Cambria Math" w:hAnsi="Cambria Math"/>
                  <w:sz w:val="21"/>
                </w:rPr>
                <m:t>j=1</m:t>
              </m:r>
              <m:ctrlPr>
                <w:rPr>
                  <w:rFonts w:ascii="Cambria Math" w:hAnsi="Cambria Math"/>
                  <w:sz w:val="21"/>
                </w:rPr>
              </m:ctrlPr>
            </m:sub>
            <m:sup>
              <m:r>
                <m:rPr/>
                <w:rPr>
                  <w:rFonts w:hint="default" w:ascii="Cambria Math" w:hAnsi="Cambria Math"/>
                  <w:sz w:val="21"/>
                </w:rPr>
                <m:t>J</m:t>
              </m:r>
              <m:ctrlPr>
                <w:rPr>
                  <w:rFonts w:ascii="Cambria Math" w:hAnsi="Cambria Math"/>
                  <w:sz w:val="21"/>
                </w:rPr>
              </m:ctrlPr>
            </m:sup>
            <m:e>
              <m:d>
                <m:dPr>
                  <m:begChr m:val="["/>
                  <m:endChr m:val="]"/>
                  <m:ctrlPr>
                    <w:rPr>
                      <w:rFonts w:hint="default" w:ascii="Cambria Math" w:hAnsi="Cambria Math"/>
                      <w:sz w:val="21"/>
                    </w:rPr>
                  </m:ctrlPr>
                </m:dPr>
                <m:e>
                  <m:m>
                    <m:mPr>
                      <m:mcs>
                        <m:mc>
                          <m:mcPr>
                            <m:count m:val="1"/>
                            <m:mcJc m:val="center"/>
                          </m:mcPr>
                        </m:mc>
                      </m:mcs>
                      <m:plcHide m:val="1"/>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b</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nary>
                          <m:naryPr>
                            <m:chr m:val="∑"/>
                            <m:limLoc m:val="undOvr"/>
                            <m:ctrlPr>
                              <w:rPr>
                                <w:rFonts w:hint="default" w:ascii="Cambria Math" w:hAnsi="Cambria Math"/>
                                <w:sz w:val="21"/>
                              </w:rPr>
                            </m:ctrlPr>
                          </m:naryPr>
                          <m:sub>
                            <m:r>
                              <m:rPr/>
                              <w:rPr>
                                <w:rFonts w:hint="default" w:ascii="Cambria Math" w:hAnsi="Cambria Math"/>
                                <w:sz w:val="21"/>
                              </w:rPr>
                              <m:t>m=−∞</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J</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Sub>
                            <m:ctrlPr>
                              <w:rPr>
                                <w:rFonts w:hint="default" w:ascii="Cambria Math" w:hAnsi="Cambria Math"/>
                                <w:sz w:val="21"/>
                              </w:rPr>
                            </m:ctrlPr>
                          </m:e>
                        </m:nary>
                        <m:d>
                          <m:dPr>
                            <m:ctrlPr>
                              <w:rPr>
                                <w:rFonts w:hint="default" w:ascii="Cambria Math" w:hAnsi="Cambria Math"/>
                                <w:sz w:val="21"/>
                              </w:rPr>
                            </m:ctrlPr>
                          </m:dPr>
                          <m:e>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ω</m:t>
                                </m:r>
                                <m:ctrlPr>
                                  <w:rPr>
                                    <w:rFonts w:hint="default" w:ascii="Cambria Math" w:hAnsi="Cambria Math"/>
                                    <w:sz w:val="21"/>
                                  </w:rPr>
                                </m:ctrlPr>
                              </m:den>
                            </m:f>
                            <m:ctrlPr>
                              <w:rPr>
                                <w:rFonts w:hint="default" w:ascii="Cambria Math" w:hAnsi="Cambria Math"/>
                                <w:i/>
                                <w:sz w:val="21"/>
                              </w:rPr>
                            </m:ctrlPr>
                          </m:e>
                        </m:d>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i/>
                                <w:sz w:val="21"/>
                              </w:rPr>
                            </m:ctrlPr>
                          </m:fName>
                          <m:e>
                            <m:r>
                              <m:rPr/>
                              <w:rPr>
                                <w:rFonts w:hint="default" w:ascii="Cambria Math" w:hAnsi="Cambria Math"/>
                                <w:sz w:val="21"/>
                              </w:rPr>
                              <m:t>(</m:t>
                            </m:r>
                            <m:ctrlPr>
                              <w:rPr>
                                <w:rFonts w:hint="default" w:ascii="Cambria Math" w:hAnsi="Cambria Math"/>
                                <w:i/>
                                <w:sz w:val="21"/>
                              </w:rPr>
                            </m:ctrlPr>
                          </m:e>
                        </m:func>
                        <m:r>
                          <m:rPr/>
                          <w:rPr>
                            <w:rFonts w:hint="default" w:ascii="Cambria Math" w:hAnsi="Cambria Math"/>
                            <w:sz w:val="21"/>
                          </w:rPr>
                          <m:t>(j−m)ωt)</m:t>
                        </m:r>
                        <m:ctrlPr>
                          <w:rPr>
                            <w:rFonts w:hint="default" w:ascii="Cambria Math" w:hAnsi="Cambria Math"/>
                            <w:sz w:val="21"/>
                          </w:rPr>
                        </m:ctrlPr>
                      </m:e>
                    </m:mr>
                    <m:mr>
                      <m:e>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c</m:t>
                            </m:r>
                            <m:ctrlPr>
                              <w:rPr>
                                <w:rFonts w:hint="default" w:ascii="Cambria Math" w:hAnsi="Cambria Math"/>
                                <w:i/>
                                <w:sz w:val="21"/>
                              </w:rPr>
                            </m:ctrlPr>
                          </m:e>
                          <m:sub>
                            <m:r>
                              <m:rPr/>
                              <w:rPr>
                                <w:rFonts w:hint="default" w:ascii="Cambria Math" w:hAnsi="Cambria Math"/>
                                <w:sz w:val="21"/>
                              </w:rPr>
                              <m:t>j</m:t>
                            </m:r>
                            <m:ctrlPr>
                              <w:rPr>
                                <w:rFonts w:hint="default" w:ascii="Cambria Math" w:hAnsi="Cambria Math"/>
                                <w:i/>
                                <w:sz w:val="21"/>
                              </w:rPr>
                            </m:ctrlPr>
                          </m:sub>
                        </m:sSub>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hint="default" w:ascii="Cambria Math" w:hAnsi="Cambria Math"/>
                                <w:i/>
                                <w:sz w:val="21"/>
                              </w:rPr>
                            </m:ctrlPr>
                          </m:num>
                          <m:den>
                            <m:r>
                              <m:rPr/>
                              <w:rPr>
                                <w:rFonts w:hint="default" w:ascii="Cambria Math" w:hAnsi="Cambria Math"/>
                                <w:sz w:val="21"/>
                              </w:rPr>
                              <m:t>2</m:t>
                            </m:r>
                            <m:ctrlPr>
                              <w:rPr>
                                <w:rFonts w:hint="default" w:ascii="Cambria Math" w:hAnsi="Cambria Math"/>
                                <w:i/>
                                <w:sz w:val="21"/>
                              </w:rPr>
                            </m:ctrlPr>
                          </m:den>
                        </m:f>
                        <m:nary>
                          <m:naryPr>
                            <m:chr m:val="∑"/>
                            <m:limLoc m:val="undOvr"/>
                            <m:ctrlPr>
                              <w:rPr>
                                <w:rFonts w:hint="default" w:ascii="Cambria Math" w:hAnsi="Cambria Math"/>
                                <w:sz w:val="21"/>
                              </w:rPr>
                            </m:ctrlPr>
                          </m:naryPr>
                          <m:sub>
                            <m:r>
                              <m:rPr/>
                              <w:rPr>
                                <w:rFonts w:hint="default" w:ascii="Cambria Math" w:hAnsi="Cambria Math"/>
                                <w:sz w:val="21"/>
                              </w:rPr>
                              <m:t>m=−∞</m:t>
                            </m:r>
                            <m:ctrlPr>
                              <w:rPr>
                                <w:rFonts w:hint="default" w:ascii="Cambria Math" w:hAnsi="Cambria Math"/>
                                <w:i/>
                                <w:sz w:val="21"/>
                              </w:rPr>
                            </m:ctrlPr>
                          </m:sub>
                          <m:sup>
                            <m:r>
                              <m:rPr/>
                              <w:rPr>
                                <w:rFonts w:hint="default" w:ascii="Cambria Math" w:hAnsi="Cambria Math"/>
                                <w:sz w:val="21"/>
                              </w:rPr>
                              <m:t>∞</m:t>
                            </m:r>
                            <m:ctrlPr>
                              <w:rPr>
                                <w:rFonts w:hint="default" w:ascii="Cambria Math" w:hAnsi="Cambria Math"/>
                                <w:i/>
                                <w:sz w:val="21"/>
                              </w:rPr>
                            </m:ctrlPr>
                          </m:sup>
                          <m:e>
                            <m:sSub>
                              <m:sSubPr>
                                <m:ctrlPr>
                                  <w:rPr>
                                    <w:rFonts w:hint="default" w:ascii="Cambria Math" w:hAnsi="Cambria Math"/>
                                    <w:sz w:val="21"/>
                                  </w:rPr>
                                </m:ctrlPr>
                              </m:sSubPr>
                              <m:e>
                                <m:r>
                                  <m:rPr/>
                                  <w:rPr>
                                    <w:rFonts w:hint="default" w:ascii="Cambria Math" w:hAnsi="Cambria Math"/>
                                    <w:sz w:val="21"/>
                                  </w:rPr>
                                  <m:t>J</m:t>
                                </m:r>
                                <m:ctrlPr>
                                  <w:rPr>
                                    <w:rFonts w:hint="default" w:ascii="Cambria Math" w:hAnsi="Cambria Math"/>
                                    <w:sz w:val="21"/>
                                  </w:rPr>
                                </m:ctrlPr>
                              </m:e>
                              <m:sub>
                                <m:r>
                                  <m:rPr/>
                                  <w:rPr>
                                    <w:rFonts w:hint="default" w:ascii="Cambria Math" w:hAnsi="Cambria Math"/>
                                    <w:sz w:val="21"/>
                                  </w:rPr>
                                  <m:t>m</m:t>
                                </m:r>
                                <m:ctrlPr>
                                  <w:rPr>
                                    <w:rFonts w:hint="default" w:ascii="Cambria Math" w:hAnsi="Cambria Math"/>
                                    <w:sz w:val="21"/>
                                  </w:rPr>
                                </m:ctrlPr>
                              </m:sub>
                            </m:sSub>
                            <m:ctrlPr>
                              <w:rPr>
                                <w:rFonts w:hint="default" w:ascii="Cambria Math" w:hAnsi="Cambria Math"/>
                                <w:sz w:val="21"/>
                              </w:rPr>
                            </m:ctrlPr>
                          </m:e>
                        </m:nary>
                        <m:d>
                          <m:dPr>
                            <m:ctrlPr>
                              <w:rPr>
                                <w:rFonts w:hint="default" w:ascii="Cambria Math" w:hAnsi="Cambria Math"/>
                                <w:sz w:val="21"/>
                              </w:rPr>
                            </m:ctrlPr>
                          </m:dPr>
                          <m:e>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ω</m:t>
                                </m:r>
                                <m:ctrlPr>
                                  <w:rPr>
                                    <w:rFonts w:hint="default" w:ascii="Cambria Math" w:hAnsi="Cambria Math"/>
                                    <w:sz w:val="21"/>
                                  </w:rPr>
                                </m:ctrlPr>
                              </m:den>
                            </m:f>
                            <m:ctrlPr>
                              <w:rPr>
                                <w:rFonts w:hint="default" w:ascii="Cambria Math" w:hAnsi="Cambria Math"/>
                                <w:i/>
                                <w:sz w:val="21"/>
                              </w:rPr>
                            </m:ctrlPr>
                          </m:e>
                        </m:d>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i/>
                                <w:sz w:val="21"/>
                              </w:rPr>
                            </m:ctrlPr>
                          </m:fName>
                          <m:e>
                            <m:r>
                              <m:rPr/>
                              <w:rPr>
                                <w:rFonts w:hint="default" w:ascii="Cambria Math" w:hAnsi="Cambria Math"/>
                                <w:sz w:val="21"/>
                              </w:rPr>
                              <m:t>(</m:t>
                            </m:r>
                            <m:ctrlPr>
                              <w:rPr>
                                <w:rFonts w:hint="default" w:ascii="Cambria Math" w:hAnsi="Cambria Math"/>
                                <w:i/>
                                <w:sz w:val="21"/>
                              </w:rPr>
                            </m:ctrlPr>
                          </m:e>
                        </m:func>
                        <m:r>
                          <m:rPr/>
                          <w:rPr>
                            <w:rFonts w:hint="default" w:ascii="Cambria Math" w:hAnsi="Cambria Math"/>
                            <w:sz w:val="21"/>
                          </w:rPr>
                          <m:t>(j−1−m)ωt)</m:t>
                        </m:r>
                        <m:ctrlPr>
                          <w:rPr>
                            <w:rFonts w:hint="default" w:ascii="Cambria Math" w:hAnsi="Cambria Math"/>
                            <w:sz w:val="21"/>
                          </w:rPr>
                        </m:ctrlPr>
                      </m:e>
                    </m:mr>
                    <m:mr>
                      <m:e>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i/>
                                <w:sz w:val="21"/>
                              </w:rPr>
                            </m:ctrlPr>
                          </m:fName>
                          <m:e>
                            <m:r>
                              <m:rPr/>
                              <w:rPr>
                                <w:rFonts w:hint="default" w:ascii="Cambria Math" w:hAnsi="Cambria Math"/>
                                <w:sz w:val="21"/>
                              </w:rPr>
                              <m:t>(</m:t>
                            </m:r>
                            <m:ctrlPr>
                              <w:rPr>
                                <w:rFonts w:hint="default" w:ascii="Cambria Math" w:hAnsi="Cambria Math"/>
                                <w:i/>
                                <w:sz w:val="21"/>
                              </w:rPr>
                            </m:ctrlPr>
                          </m:e>
                        </m:func>
                        <m:r>
                          <m:rPr/>
                          <w:rPr>
                            <w:rFonts w:hint="default" w:ascii="Cambria Math" w:hAnsi="Cambria Math"/>
                            <w:sz w:val="21"/>
                          </w:rPr>
                          <m:t>(j+1−m)ωt)]</m:t>
                        </m:r>
                        <m:ctrlPr>
                          <w:rPr>
                            <w:rFonts w:hint="default" w:ascii="Cambria Math" w:hAnsi="Cambria Math"/>
                            <w:sz w:val="21"/>
                          </w:rPr>
                        </m:ctrlPr>
                      </m:e>
                    </m:mr>
                  </m:m>
                  <m:ctrlPr>
                    <w:rPr>
                      <w:rFonts w:hint="default" w:ascii="Cambria Math" w:hAnsi="Cambria Math"/>
                      <w:sz w:val="21"/>
                    </w:rPr>
                  </m:ctrlPr>
                </m:e>
              </m:d>
              <m:ctrlPr>
                <w:rPr>
                  <w:rFonts w:hint="default" w:ascii="Cambria Math" w:hAnsi="Cambria Math"/>
                  <w:sz w:val="21"/>
                </w:rPr>
              </m:ctrlPr>
            </m:e>
          </m:nary>
          <m:r>
            <m:rPr>
              <m:sty m:val="p"/>
            </m:rPr>
            <w:rPr>
              <w:rFonts w:hint="default" w:ascii="Cambria Math" w:hAnsi="Cambria Math"/>
              <w:sz w:val="21"/>
              <w:lang w:val="en-US" w:eastAsia="zh-CN"/>
            </w:rPr>
            <m:t xml:space="preserve">                     (4)</m:t>
          </m:r>
        </m:oMath>
      </m:oMathPara>
    </w:p>
    <w:p w14:paraId="738B0811">
      <w:pPr>
        <w:numPr>
          <w:ilvl w:val="0"/>
          <w:numId w:val="0"/>
        </w:numPr>
        <w:rPr>
          <w:rFonts w:hint="default" w:hAnsi="Cambria Math"/>
          <w:i w:val="0"/>
          <w:sz w:val="24"/>
          <w:szCs w:val="24"/>
          <w:lang w:val="en-US" w:eastAsia="zh-CN"/>
        </w:rPr>
      </w:pPr>
      <w:r>
        <w:rPr>
          <w:rFonts w:hint="default" w:hAnsi="Cambria Math"/>
          <w:i w:val="0"/>
          <w:sz w:val="24"/>
          <w:szCs w:val="24"/>
          <w:lang w:val="en-US" w:eastAsia="zh-CN"/>
        </w:rPr>
        <w:t>其中</w:t>
      </w:r>
      <m:oMath>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default" w:ascii="Cambria Math" w:hAnsi="Cambria Math"/>
                <w:i w:val="0"/>
                <w:sz w:val="24"/>
                <w:szCs w:val="24"/>
              </w:rPr>
            </m:ctrlPr>
          </m:e>
          <m:sub>
            <m:r>
              <m:rPr>
                <m:sty m:val="p"/>
              </m:rPr>
              <w:rPr>
                <w:rFonts w:hint="default" w:ascii="Cambria Math" w:hAnsi="Cambria Math"/>
                <w:sz w:val="24"/>
                <w:szCs w:val="24"/>
              </w:rPr>
              <m:t>m</m:t>
            </m:r>
            <m:ctrlPr>
              <w:rPr>
                <w:rFonts w:hint="default" w:ascii="Cambria Math" w:hAnsi="Cambria Math"/>
                <w:i w:val="0"/>
                <w:sz w:val="24"/>
                <w:szCs w:val="24"/>
              </w:rPr>
            </m:ctrlPr>
          </m:sub>
        </m:sSub>
      </m:oMath>
      <w:r>
        <w:rPr>
          <w:rFonts w:hint="default" w:hAnsi="Cambria Math"/>
          <w:i w:val="0"/>
          <w:sz w:val="24"/>
          <w:szCs w:val="24"/>
          <w:lang w:val="en-US" w:eastAsia="zh-CN"/>
        </w:rPr>
        <w:t>表示贝塞尔函数。</w:t>
      </w:r>
    </w:p>
    <w:p w14:paraId="44B90449">
      <w:pPr>
        <w:numPr>
          <w:ilvl w:val="0"/>
          <w:numId w:val="0"/>
        </w:numPr>
        <w:rPr>
          <w:rFonts w:hint="default" w:hAnsi="Cambria Math"/>
          <w:i w:val="0"/>
          <w:color w:val="1424EE"/>
          <w:sz w:val="24"/>
          <w:szCs w:val="24"/>
        </w:rPr>
      </w:pPr>
      <w:r>
        <w:rPr>
          <w:rFonts w:hint="default" w:hAnsi="Cambria Math"/>
          <w:i w:val="0"/>
          <w:sz w:val="24"/>
          <w:szCs w:val="24"/>
        </w:rPr>
        <w:t xml:space="preserve">当 </w:t>
      </w:r>
      <m:oMath>
        <m:r>
          <m:rPr>
            <m:sty m:val="p"/>
          </m:rPr>
          <w:rPr>
            <w:rFonts w:hint="default" w:ascii="Cambria Math" w:hAnsi="Cambria Math"/>
            <w:sz w:val="24"/>
            <w:szCs w:val="24"/>
          </w:rPr>
          <m:t>m=0</m:t>
        </m:r>
      </m:oMath>
      <w:r>
        <w:rPr>
          <w:rFonts w:hint="default" w:hAnsi="Cambria Math"/>
          <w:i w:val="0"/>
          <w:sz w:val="24"/>
          <w:szCs w:val="24"/>
        </w:rPr>
        <w:t>时，</w:t>
      </w:r>
      <m:oMath>
        <m:r>
          <m:rPr>
            <m:sty m:val="p"/>
          </m:rPr>
          <w:rPr>
            <w:rFonts w:hint="default" w:ascii="Cambria Math" w:hAnsi="Cambria Math"/>
            <w:sz w:val="24"/>
            <w:szCs w:val="24"/>
          </w:rPr>
          <m:t>B(t)</m:t>
        </m:r>
      </m:oMath>
      <w:r>
        <w:rPr>
          <w:rFonts w:hint="default" w:hAnsi="Cambria Math"/>
          <w:i w:val="0"/>
          <w:sz w:val="24"/>
          <w:szCs w:val="24"/>
        </w:rPr>
        <w:t xml:space="preserve"> 的主要频率分量集中在 </w:t>
      </w:r>
      <m:oMath>
        <m:r>
          <m:rPr>
            <m:sty m:val="p"/>
          </m:rPr>
          <w:rPr>
            <w:rFonts w:hint="default" w:ascii="Cambria Math" w:hAnsi="Cambria Math"/>
            <w:sz w:val="24"/>
            <w:szCs w:val="24"/>
          </w:rPr>
          <m:t>jω</m:t>
        </m:r>
      </m:oMath>
      <w:r>
        <w:rPr>
          <w:rFonts w:hint="default" w:hAnsi="Cambria Math"/>
          <w:i w:val="0"/>
          <w:sz w:val="24"/>
          <w:szCs w:val="24"/>
        </w:rPr>
        <w:t xml:space="preserve">，高阶频率分量的幅值受到贝塞尔函数 </w:t>
      </w:r>
      <m:oMath>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default" w:ascii="Cambria Math" w:hAnsi="Cambria Math"/>
                <w:i w:val="0"/>
                <w:sz w:val="24"/>
                <w:szCs w:val="24"/>
              </w:rPr>
            </m:ctrlPr>
          </m:e>
          <m:sub>
            <m:r>
              <m:rPr>
                <m:sty m:val="p"/>
              </m:rPr>
              <w:rPr>
                <w:rFonts w:hint="default" w:ascii="Cambria Math" w:hAnsi="Cambria Math"/>
                <w:sz w:val="24"/>
                <w:szCs w:val="24"/>
              </w:rPr>
              <m:t>m</m:t>
            </m:r>
            <m:ctrlPr>
              <w:rPr>
                <w:rFonts w:hint="default" w:ascii="Cambria Math" w:hAnsi="Cambria Math"/>
                <w:i w:val="0"/>
                <w:sz w:val="24"/>
                <w:szCs w:val="24"/>
              </w:rPr>
            </m:ctrlPr>
          </m:sub>
        </m:sSub>
      </m:oMath>
      <w:r>
        <w:rPr>
          <w:rFonts w:hint="default" w:hAnsi="Cambria Math"/>
          <w:i w:val="0"/>
          <w:sz w:val="24"/>
          <w:szCs w:val="24"/>
        </w:rPr>
        <w:t xml:space="preserve"> 控制。随着</w:t>
      </w:r>
      <m:oMath>
        <m:r>
          <m:rPr>
            <m:sty m:val="p"/>
          </m:rPr>
          <w:rPr>
            <w:rFonts w:hint="default" w:ascii="Cambria Math" w:hAnsi="Cambria Math"/>
            <w:sz w:val="24"/>
            <w:szCs w:val="24"/>
          </w:rPr>
          <m:t>|m|</m:t>
        </m:r>
      </m:oMath>
      <w:r>
        <w:rPr>
          <w:rFonts w:hint="default" w:hAnsi="Cambria Math"/>
          <w:i w:val="0"/>
          <w:sz w:val="24"/>
          <w:szCs w:val="24"/>
        </w:rPr>
        <w:t>的增大，</w:t>
      </w:r>
      <m:oMath>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default" w:ascii="Cambria Math" w:hAnsi="Cambria Math"/>
                <w:i w:val="0"/>
                <w:sz w:val="24"/>
                <w:szCs w:val="24"/>
              </w:rPr>
            </m:ctrlPr>
          </m:e>
          <m:sub>
            <m:r>
              <m:rPr>
                <m:sty m:val="p"/>
              </m:rPr>
              <w:rPr>
                <w:rFonts w:hint="default" w:ascii="Cambria Math" w:hAnsi="Cambria Math"/>
                <w:sz w:val="24"/>
                <w:szCs w:val="24"/>
              </w:rPr>
              <m:t>m</m:t>
            </m:r>
            <m:ctrlPr>
              <w:rPr>
                <w:rFonts w:hint="default" w:ascii="Cambria Math" w:hAnsi="Cambria Math"/>
                <w:i w:val="0"/>
                <w:sz w:val="24"/>
                <w:szCs w:val="24"/>
              </w:rPr>
            </m:ctrlPr>
          </m:sub>
        </m:sSub>
      </m:oMath>
      <w:r>
        <w:rPr>
          <w:rFonts w:hint="default" w:hAnsi="Cambria Math"/>
          <w:i w:val="0"/>
          <w:sz w:val="24"/>
          <w:szCs w:val="24"/>
        </w:rPr>
        <w:t xml:space="preserve"> 迅速减小，因此高阶分量衰减较快。类似地，当 </w:t>
      </w:r>
      <m:oMath>
        <m:r>
          <m:rPr>
            <m:sty m:val="p"/>
          </m:rPr>
          <w:rPr>
            <w:rFonts w:hint="default" w:ascii="Cambria Math" w:hAnsi="Cambria Math"/>
            <w:sz w:val="24"/>
            <w:szCs w:val="24"/>
          </w:rPr>
          <m:t>m=0</m:t>
        </m:r>
      </m:oMath>
      <w:r>
        <w:rPr>
          <w:rFonts w:hint="default" w:hAnsi="Cambria Math"/>
          <w:i w:val="0"/>
          <w:sz w:val="24"/>
          <w:szCs w:val="24"/>
        </w:rPr>
        <w:t xml:space="preserve"> 时，</w:t>
      </w:r>
      <m:oMath>
        <m:r>
          <m:rPr>
            <m:sty m:val="p"/>
          </m:rPr>
          <w:rPr>
            <w:rFonts w:hint="default" w:ascii="Cambria Math" w:hAnsi="Cambria Math"/>
            <w:sz w:val="24"/>
            <w:szCs w:val="24"/>
          </w:rPr>
          <m:t>C(t)</m:t>
        </m:r>
      </m:oMath>
      <w:r>
        <w:rPr>
          <w:rFonts w:hint="default" w:hAnsi="Cambria Math"/>
          <w:i w:val="0"/>
          <w:sz w:val="24"/>
          <w:szCs w:val="24"/>
        </w:rPr>
        <w:t>的主要频率分量集中在</w:t>
      </w:r>
      <m:oMath>
        <m:r>
          <m:rPr>
            <m:sty m:val="p"/>
          </m:rPr>
          <w:rPr>
            <w:rFonts w:hint="default" w:ascii="Cambria Math" w:hAnsi="Cambria Math"/>
            <w:sz w:val="24"/>
            <w:szCs w:val="24"/>
          </w:rPr>
          <m:t>j</m:t>
        </m:r>
        <m:r>
          <m:rPr>
            <m:sty m:val="p"/>
          </m:rPr>
          <w:rPr>
            <w:rFonts w:hint="default" w:ascii="Cambria Math" w:hAnsi="Cambria Math"/>
            <w:sz w:val="24"/>
            <w:szCs w:val="24"/>
            <w:lang w:val="en-US" w:eastAsia="zh-CN"/>
          </w:rPr>
          <m:t>−</m:t>
        </m:r>
        <m:r>
          <m:rPr>
            <m:sty m:val="p"/>
          </m:rPr>
          <w:rPr>
            <w:rFonts w:hint="default" w:ascii="Cambria Math" w:hAnsi="Cambria Math"/>
            <w:sz w:val="24"/>
            <w:szCs w:val="24"/>
          </w:rPr>
          <m:t>1)ω</m:t>
        </m:r>
      </m:oMath>
      <w:r>
        <w:rPr>
          <w:rFonts w:hint="default" w:hAnsi="Cambria Math"/>
          <w:i w:val="0"/>
          <w:sz w:val="24"/>
          <w:szCs w:val="24"/>
        </w:rPr>
        <w:t>和</w:t>
      </w:r>
      <m:oMath>
        <m:r>
          <m:rPr>
            <m:sty m:val="p"/>
          </m:rPr>
          <w:rPr>
            <w:rFonts w:hint="default" w:ascii="Cambria Math" w:hAnsi="Cambria Math"/>
            <w:sz w:val="24"/>
            <w:szCs w:val="24"/>
          </w:rPr>
          <m:t>(j+1)ω</m:t>
        </m:r>
      </m:oMath>
      <w:r>
        <w:rPr>
          <w:rFonts w:hint="default" w:hAnsi="Cambria Math"/>
          <w:i w:val="0"/>
          <w:sz w:val="24"/>
          <w:szCs w:val="24"/>
        </w:rPr>
        <w:t xml:space="preserve">。根据上述分析，脉动压力信号 </w:t>
      </w:r>
      <m:oMath>
        <m:r>
          <m:rPr>
            <m:sty m:val="p"/>
          </m:rPr>
          <w:rPr>
            <w:rFonts w:hint="default" w:ascii="Cambria Math" w:hAnsi="Cambria Math"/>
            <w:sz w:val="24"/>
            <w:szCs w:val="24"/>
          </w:rPr>
          <m:t>P(t)</m:t>
        </m:r>
      </m:oMath>
      <w:r>
        <w:rPr>
          <w:rFonts w:hint="default" w:hAnsi="Cambria Math"/>
          <w:i w:val="0"/>
          <w:sz w:val="24"/>
          <w:szCs w:val="24"/>
        </w:rPr>
        <w:t xml:space="preserve"> 的主要频率分量集中在：</w:t>
      </w:r>
      <m:oMath>
        <m:r>
          <m:rPr>
            <m:sty m:val="p"/>
          </m:rPr>
          <w:rPr>
            <w:rFonts w:hint="default" w:ascii="Cambria Math" w:hAnsi="Cambria Math"/>
            <w:sz w:val="24"/>
            <w:szCs w:val="24"/>
          </w:rPr>
          <m:t>G={</m:t>
        </m:r>
        <m:sSub>
          <m:sSubPr>
            <m:ctrlPr>
              <w:rPr>
                <w:rFonts w:hint="default" w:ascii="Cambria Math" w:hAnsi="Cambria Math"/>
                <w:i w:val="0"/>
                <w:sz w:val="24"/>
                <w:szCs w:val="24"/>
              </w:rPr>
            </m:ctrlPr>
          </m:sSubPr>
          <m:e>
            <m:r>
              <m:rPr>
                <m:sty m:val="p"/>
              </m:rPr>
              <w:rPr>
                <w:rFonts w:hint="default" w:ascii="Cambria Math" w:hAnsi="Cambria Math"/>
                <w:sz w:val="24"/>
                <w:szCs w:val="24"/>
              </w:rPr>
              <m:t>g</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r>
          <m:rPr>
            <m:sty m:val="p"/>
          </m:rPr>
          <w:rPr>
            <w:rFonts w:hint="default" w:ascii="Cambria Math" w:hAnsi="Cambria Math"/>
            <w:sz w:val="24"/>
            <w:szCs w:val="24"/>
          </w:rPr>
          <m:t>ω | n=1,2,…,I+J}=</m:t>
        </m:r>
        <m:d>
          <m:dPr>
            <m:begChr m:val="{"/>
            <m:endChr m:val="}"/>
            <m:ctrlPr>
              <w:rPr>
                <w:rFonts w:hint="default" w:ascii="Cambria Math" w:hAnsi="Cambria Math"/>
                <w:i w:val="0"/>
                <w:sz w:val="24"/>
                <w:szCs w:val="24"/>
              </w:rPr>
            </m:ctrlPr>
          </m:dPr>
          <m:e>
            <m:r>
              <m:rPr>
                <m:sty m:val="p"/>
              </m:rPr>
              <w:rPr>
                <w:rFonts w:hint="default" w:ascii="Cambria Math" w:hAnsi="Cambria Math"/>
                <w:sz w:val="24"/>
                <w:szCs w:val="24"/>
              </w:rPr>
              <m:t>i</m:t>
            </m:r>
            <m:f>
              <m:fPr>
                <m:ctrlPr>
                  <w:rPr>
                    <w:rFonts w:hint="default" w:ascii="Cambria Math" w:hAnsi="Cambria Math"/>
                    <w:i w:val="0"/>
                    <w:sz w:val="24"/>
                    <w:szCs w:val="24"/>
                  </w:rPr>
                </m:ctrlPr>
              </m:fPr>
              <m:num>
                <m:r>
                  <m:rPr>
                    <m:sty m:val="p"/>
                  </m:rPr>
                  <w:rPr>
                    <w:rFonts w:hint="default" w:ascii="Cambria Math" w:hAnsi="Cambria Math"/>
                    <w:sz w:val="24"/>
                    <w:szCs w:val="24"/>
                  </w:rPr>
                  <m:t>π</m:t>
                </m:r>
                <m:ctrlPr>
                  <w:rPr>
                    <w:rFonts w:hint="default" w:ascii="Cambria Math" w:hAnsi="Cambria Math"/>
                    <w:i w:val="0"/>
                    <w:sz w:val="24"/>
                    <w:szCs w:val="24"/>
                  </w:rPr>
                </m:ctrlPr>
              </m:num>
              <m:den>
                <m:r>
                  <m:rPr>
                    <m:sty m:val="p"/>
                  </m:rPr>
                  <w:rPr>
                    <w:rFonts w:hint="default" w:ascii="Cambria Math" w:hAnsi="Cambria Math"/>
                    <w:sz w:val="24"/>
                    <w:szCs w:val="24"/>
                  </w:rPr>
                  <m:t>T</m:t>
                </m:r>
                <m:ctrlPr>
                  <w:rPr>
                    <w:rFonts w:hint="default" w:ascii="Cambria Math" w:hAnsi="Cambria Math"/>
                    <w:i w:val="0"/>
                    <w:sz w:val="24"/>
                    <w:szCs w:val="24"/>
                  </w:rPr>
                </m:ctrlPr>
              </m:den>
            </m:f>
            <m:r>
              <m:rPr>
                <m:sty m:val="p"/>
              </m:rPr>
              <w:rPr>
                <w:rFonts w:hint="default" w:ascii="Cambria Math" w:hAnsi="Cambria Math"/>
                <w:sz w:val="24"/>
                <w:szCs w:val="24"/>
              </w:rPr>
              <m:t>, jω, (j−1)ω, (j+1)ω | i=1,2,…,I; j=1,2,…,J</m:t>
            </m:r>
            <m:ctrlPr>
              <w:rPr>
                <w:rFonts w:hint="default" w:ascii="Cambria Math" w:hAnsi="Cambria Math"/>
                <w:i w:val="0"/>
                <w:sz w:val="24"/>
                <w:szCs w:val="24"/>
              </w:rPr>
            </m:ctrlPr>
          </m:e>
        </m:d>
      </m:oMath>
      <w:r>
        <w:rPr>
          <w:rFonts w:hint="default" w:hAnsi="Cambria Math"/>
          <w:i w:val="0"/>
          <w:sz w:val="24"/>
          <w:szCs w:val="24"/>
        </w:rPr>
        <w:t>其中，</w:t>
      </w:r>
      <m:oMath>
        <m:sSub>
          <m:sSubPr>
            <m:ctrlPr>
              <w:rPr>
                <w:rFonts w:hint="default" w:ascii="Cambria Math" w:hAnsi="Cambria Math"/>
                <w:i w:val="0"/>
                <w:sz w:val="24"/>
                <w:szCs w:val="24"/>
              </w:rPr>
            </m:ctrlPr>
          </m:sSubPr>
          <m:e>
            <m:r>
              <m:rPr>
                <m:sty m:val="p"/>
              </m:rPr>
              <w:rPr>
                <w:rFonts w:hint="default" w:ascii="Cambria Math" w:hAnsi="Cambria Math"/>
                <w:sz w:val="24"/>
                <w:szCs w:val="24"/>
              </w:rPr>
              <m:t>g</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r>
          <m:rPr>
            <m:sty m:val="p"/>
          </m:rPr>
          <w:rPr>
            <w:rFonts w:hint="default" w:ascii="Cambria Math" w:hAnsi="Cambria Math"/>
            <w:sz w:val="24"/>
            <w:szCs w:val="24"/>
          </w:rPr>
          <m:t>ω</m:t>
        </m:r>
      </m:oMath>
      <w:r>
        <w:rPr>
          <w:rFonts w:hint="default" w:hAnsi="Cambria Math"/>
          <w:i w:val="0"/>
          <w:sz w:val="24"/>
          <w:szCs w:val="24"/>
        </w:rPr>
        <w:t xml:space="preserve"> 表示 </w:t>
      </w:r>
      <m:oMath>
        <m:r>
          <m:rPr>
            <m:sty m:val="p"/>
          </m:rPr>
          <w:rPr>
            <w:rFonts w:hint="default" w:ascii="Cambria Math" w:hAnsi="Cambria Math"/>
            <w:sz w:val="24"/>
            <w:szCs w:val="24"/>
          </w:rPr>
          <m:t>P(t)</m:t>
        </m:r>
      </m:oMath>
      <w:r>
        <w:rPr>
          <w:rFonts w:hint="default" w:hAnsi="Cambria Math"/>
          <w:i w:val="0"/>
          <w:sz w:val="24"/>
          <w:szCs w:val="24"/>
        </w:rPr>
        <w:t xml:space="preserve"> 的主要频率位置，</w:t>
      </w:r>
      <m:oMath>
        <m:r>
          <m:rPr>
            <m:sty m:val="p"/>
          </m:rPr>
          <w:rPr>
            <w:rFonts w:hint="default" w:ascii="Cambria Math" w:hAnsi="Cambria Math"/>
            <w:sz w:val="24"/>
            <w:szCs w:val="24"/>
          </w:rPr>
          <m:t>n</m:t>
        </m:r>
      </m:oMath>
      <w:r>
        <w:rPr>
          <w:rFonts w:hint="default" w:hAnsi="Cambria Math"/>
          <w:i w:val="0"/>
          <w:sz w:val="24"/>
          <w:szCs w:val="24"/>
        </w:rPr>
        <w:t xml:space="preserve">为感兴趣频率分量的总个数。设各频率分量幅值为 </w:t>
      </w:r>
      <m:oMath>
        <m:sSub>
          <m:sSubPr>
            <m:ctrlPr>
              <w:rPr>
                <w:rFonts w:hint="default" w:ascii="Cambria Math" w:hAnsi="Cambria Math"/>
                <w:i w:val="0"/>
                <w:sz w:val="24"/>
                <w:szCs w:val="24"/>
              </w:rPr>
            </m:ctrlPr>
          </m:sSubPr>
          <m:e>
            <m:r>
              <m:rPr>
                <m:sty m:val="p"/>
              </m:rPr>
              <w:rPr>
                <w:rFonts w:hint="default" w:ascii="Cambria Math" w:hAnsi="Cambria Math"/>
                <w:sz w:val="24"/>
                <w:szCs w:val="24"/>
              </w:rPr>
              <m:t>δ</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oMath>
      <w:r>
        <w:rPr>
          <w:rFonts w:hint="default" w:hAnsi="Cambria Math"/>
          <w:i w:val="0"/>
          <w:sz w:val="24"/>
          <w:szCs w:val="24"/>
        </w:rPr>
        <w:t>，</w:t>
      </w:r>
      <w:r>
        <w:rPr>
          <w:rFonts w:hint="default" w:hAnsi="Cambria Math"/>
          <w:i w:val="0"/>
          <w:color w:val="1424EE"/>
          <w:sz w:val="24"/>
          <w:szCs w:val="24"/>
        </w:rPr>
        <w:t>则脉动压力可以按以下公式重构：</w:t>
      </w:r>
    </w:p>
    <w:p w14:paraId="735026F6">
      <w:pPr>
        <w:numPr>
          <w:ilvl w:val="0"/>
          <w:numId w:val="0"/>
        </w:numPr>
        <w:ind w:firstLine="1470" w:firstLineChars="700"/>
        <w:rPr>
          <w:rFonts w:hint="default" w:hAnsi="Cambria Math"/>
          <w:i w:val="0"/>
          <w:sz w:val="21"/>
          <w:lang w:val="en-US" w:eastAsia="zh-CN"/>
        </w:rPr>
      </w:pPr>
      <m:oMathPara>
        <m:oMath>
          <m:r>
            <m:rPr>
              <m:sty m:val="p"/>
            </m:rPr>
            <w:rPr>
              <w:rFonts w:hint="default" w:ascii="Cambria Math" w:hAnsi="Cambria Math"/>
              <w:color w:val="1424EE"/>
              <w:sz w:val="21"/>
              <w:lang w:val="en-US" w:eastAsia="zh-CN"/>
            </w:rPr>
            <m:t xml:space="preserve">                                        </m:t>
          </m:r>
          <m:acc>
            <m:accPr>
              <m:ctrlPr>
                <w:rPr>
                  <w:rFonts w:hint="default" w:ascii="Cambria Math" w:hAnsi="Cambria Math"/>
                  <w:color w:val="1424EE"/>
                  <w:sz w:val="21"/>
                </w:rPr>
              </m:ctrlPr>
            </m:accPr>
            <m:e>
              <m:r>
                <m:rPr/>
                <w:rPr>
                  <w:rFonts w:hint="default" w:ascii="Cambria Math" w:hAnsi="Cambria Math"/>
                  <w:color w:val="1424EE"/>
                  <w:sz w:val="21"/>
                </w:rPr>
                <m:t>P</m:t>
              </m:r>
              <m:ctrlPr>
                <w:rPr>
                  <w:rFonts w:ascii="Cambria Math" w:hAnsi="Cambria Math"/>
                  <w:color w:val="1424EE"/>
                  <w:sz w:val="21"/>
                </w:rPr>
              </m:ctrlPr>
            </m:e>
          </m:acc>
          <m:r>
            <m:rPr/>
            <w:rPr>
              <w:rFonts w:hint="default" w:ascii="Cambria Math" w:hAnsi="Cambria Math"/>
              <w:color w:val="1424EE"/>
              <w:sz w:val="21"/>
            </w:rPr>
            <m:t>(t)=</m:t>
          </m:r>
          <m:nary>
            <m:naryPr>
              <m:chr m:val="∑"/>
              <m:limLoc m:val="undOvr"/>
              <m:ctrlPr>
                <w:rPr>
                  <w:rFonts w:hint="default" w:ascii="Cambria Math" w:hAnsi="Cambria Math"/>
                  <w:color w:val="1424EE"/>
                  <w:sz w:val="21"/>
                </w:rPr>
              </m:ctrlPr>
            </m:naryPr>
            <m:sub>
              <m:r>
                <m:rPr/>
                <w:rPr>
                  <w:rFonts w:hint="default" w:ascii="Cambria Math" w:hAnsi="Cambria Math"/>
                  <w:color w:val="1424EE"/>
                  <w:sz w:val="21"/>
                </w:rPr>
                <m:t>n=1</m:t>
              </m:r>
              <m:ctrlPr>
                <w:rPr>
                  <w:rFonts w:ascii="Cambria Math" w:hAnsi="Cambria Math"/>
                  <w:color w:val="1424EE"/>
                  <w:sz w:val="21"/>
                </w:rPr>
              </m:ctrlPr>
            </m:sub>
            <m:sup>
              <m:r>
                <m:rPr/>
                <w:rPr>
                  <w:rFonts w:hint="default" w:ascii="Cambria Math" w:hAnsi="Cambria Math"/>
                  <w:color w:val="1424EE"/>
                  <w:sz w:val="21"/>
                </w:rPr>
                <m:t>I+J</m:t>
              </m:r>
              <m:ctrlPr>
                <w:rPr>
                  <w:rFonts w:ascii="Cambria Math" w:hAnsi="Cambria Math"/>
                  <w:color w:val="1424EE"/>
                  <w:sz w:val="21"/>
                </w:rPr>
              </m:ctrlPr>
            </m:sup>
            <m:e>
              <m:sSub>
                <m:sSubPr>
                  <m:ctrlPr>
                    <w:rPr>
                      <w:rFonts w:hint="default" w:ascii="Cambria Math" w:hAnsi="Cambria Math"/>
                      <w:color w:val="1424EE"/>
                      <w:sz w:val="21"/>
                    </w:rPr>
                  </m:ctrlPr>
                </m:sSubPr>
                <m:e>
                  <m:r>
                    <m:rPr/>
                    <w:rPr>
                      <w:rFonts w:hint="default" w:ascii="Cambria Math" w:hAnsi="Cambria Math"/>
                      <w:color w:val="1424EE"/>
                      <w:sz w:val="21"/>
                    </w:rPr>
                    <m:t>δ</m:t>
                  </m:r>
                  <m:ctrlPr>
                    <w:rPr>
                      <w:rFonts w:ascii="Cambria Math" w:hAnsi="Cambria Math"/>
                      <w:color w:val="1424EE"/>
                      <w:sz w:val="21"/>
                    </w:rPr>
                  </m:ctrlPr>
                </m:e>
                <m:sub>
                  <m:r>
                    <m:rPr/>
                    <w:rPr>
                      <w:rFonts w:hint="default" w:ascii="Cambria Math" w:hAnsi="Cambria Math"/>
                      <w:color w:val="1424EE"/>
                      <w:sz w:val="21"/>
                    </w:rPr>
                    <m:t>n</m:t>
                  </m:r>
                  <m:ctrlPr>
                    <w:rPr>
                      <w:rFonts w:ascii="Cambria Math" w:hAnsi="Cambria Math"/>
                      <w:color w:val="1424EE"/>
                      <w:sz w:val="21"/>
                    </w:rPr>
                  </m:ctrlPr>
                </m:sub>
              </m:sSub>
              <m:ctrlPr>
                <w:rPr>
                  <w:rFonts w:hint="default" w:ascii="Cambria Math" w:hAnsi="Cambria Math"/>
                  <w:color w:val="1424EE"/>
                  <w:sz w:val="21"/>
                </w:rPr>
              </m:ctrlPr>
            </m:e>
          </m:nary>
          <m:r>
            <m:rPr/>
            <w:rPr>
              <w:rFonts w:hint="default" w:ascii="Cambria Math" w:hAnsi="Cambria Math"/>
              <w:color w:val="1424EE"/>
              <w:sz w:val="21"/>
            </w:rPr>
            <m:t>⋅</m:t>
          </m:r>
          <m:func>
            <m:funcPr>
              <m:ctrlPr>
                <w:rPr>
                  <w:rFonts w:hint="default" w:ascii="Cambria Math" w:hAnsi="Cambria Math"/>
                  <w:color w:val="1424EE"/>
                  <w:sz w:val="21"/>
                </w:rPr>
              </m:ctrlPr>
            </m:funcPr>
            <m:fName>
              <m:r>
                <m:rPr>
                  <m:sty m:val="p"/>
                </m:rPr>
                <w:rPr>
                  <w:rFonts w:hint="default" w:ascii="Cambria Math" w:hAnsi="Cambria Math"/>
                  <w:color w:val="1424EE"/>
                  <w:sz w:val="21"/>
                </w:rPr>
                <m:t>cos</m:t>
              </m:r>
              <m:ctrlPr>
                <w:rPr>
                  <w:rFonts w:hint="default" w:ascii="Cambria Math" w:hAnsi="Cambria Math"/>
                  <w:color w:val="1424EE"/>
                  <w:sz w:val="21"/>
                </w:rPr>
              </m:ctrlPr>
            </m:fName>
            <m:e>
              <m:r>
                <m:rPr/>
                <w:rPr>
                  <w:rFonts w:hint="default" w:ascii="Cambria Math" w:hAnsi="Cambria Math"/>
                  <w:color w:val="1424EE"/>
                  <w:sz w:val="21"/>
                </w:rPr>
                <m:t>(</m:t>
              </m:r>
              <m:ctrlPr>
                <w:rPr>
                  <w:rFonts w:hint="default" w:ascii="Cambria Math" w:hAnsi="Cambria Math"/>
                  <w:color w:val="1424EE"/>
                  <w:sz w:val="21"/>
                </w:rPr>
              </m:ctrlPr>
            </m:e>
          </m:func>
          <m:sSub>
            <m:sSubPr>
              <m:ctrlPr>
                <w:rPr>
                  <w:rFonts w:hint="default" w:ascii="Cambria Math" w:hAnsi="Cambria Math"/>
                  <w:color w:val="1424EE"/>
                  <w:sz w:val="21"/>
                </w:rPr>
              </m:ctrlPr>
            </m:sSubPr>
            <m:e>
              <m:r>
                <m:rPr/>
                <w:rPr>
                  <w:rFonts w:hint="default" w:ascii="Cambria Math" w:hAnsi="Cambria Math"/>
                  <w:color w:val="1424EE"/>
                  <w:sz w:val="21"/>
                </w:rPr>
                <m:t>g</m:t>
              </m:r>
              <m:ctrlPr>
                <w:rPr>
                  <w:rFonts w:hint="default" w:ascii="Cambria Math" w:hAnsi="Cambria Math"/>
                  <w:color w:val="1424EE"/>
                  <w:sz w:val="21"/>
                </w:rPr>
              </m:ctrlPr>
            </m:e>
            <m:sub>
              <m:r>
                <m:rPr/>
                <w:rPr>
                  <w:rFonts w:hint="default" w:ascii="Cambria Math" w:hAnsi="Cambria Math"/>
                  <w:color w:val="1424EE"/>
                  <w:sz w:val="21"/>
                </w:rPr>
                <m:t>n</m:t>
              </m:r>
              <m:ctrlPr>
                <w:rPr>
                  <w:rFonts w:hint="default" w:ascii="Cambria Math" w:hAnsi="Cambria Math"/>
                  <w:color w:val="1424EE"/>
                  <w:sz w:val="21"/>
                </w:rPr>
              </m:ctrlPr>
            </m:sub>
          </m:sSub>
          <m:r>
            <m:rPr/>
            <w:rPr>
              <w:rFonts w:hint="default" w:ascii="Cambria Math" w:hAnsi="Cambria Math"/>
              <w:color w:val="1424EE"/>
              <w:sz w:val="21"/>
            </w:rPr>
            <m:t>ωt+</m:t>
          </m:r>
          <m:sSub>
            <m:sSubPr>
              <m:ctrlPr>
                <w:rPr>
                  <w:rFonts w:hint="default" w:ascii="Cambria Math" w:hAnsi="Cambria Math"/>
                  <w:color w:val="1424EE"/>
                  <w:sz w:val="21"/>
                </w:rPr>
              </m:ctrlPr>
            </m:sSubPr>
            <m:e>
              <m:r>
                <m:rPr/>
                <w:rPr>
                  <w:rFonts w:hint="default" w:ascii="Cambria Math" w:hAnsi="Cambria Math"/>
                  <w:color w:val="1424EE"/>
                  <w:sz w:val="21"/>
                </w:rPr>
                <m:t>ζ</m:t>
              </m:r>
              <m:ctrlPr>
                <w:rPr>
                  <w:rFonts w:hint="default" w:ascii="Cambria Math" w:hAnsi="Cambria Math"/>
                  <w:color w:val="1424EE"/>
                  <w:sz w:val="21"/>
                </w:rPr>
              </m:ctrlPr>
            </m:e>
            <m:sub>
              <m:r>
                <m:rPr/>
                <w:rPr>
                  <w:rFonts w:hint="default" w:ascii="Cambria Math" w:hAnsi="Cambria Math"/>
                  <w:color w:val="1424EE"/>
                  <w:sz w:val="21"/>
                </w:rPr>
                <m:t>n</m:t>
              </m:r>
              <m:ctrlPr>
                <w:rPr>
                  <w:rFonts w:hint="default" w:ascii="Cambria Math" w:hAnsi="Cambria Math"/>
                  <w:color w:val="1424EE"/>
                  <w:sz w:val="21"/>
                </w:rPr>
              </m:ctrlPr>
            </m:sub>
          </m:sSub>
          <m:r>
            <m:rPr/>
            <w:rPr>
              <w:rFonts w:hint="default" w:ascii="Cambria Math" w:hAnsi="Cambria Math"/>
              <w:color w:val="1424EE"/>
              <w:sz w:val="21"/>
            </w:rPr>
            <m:t>)+</m:t>
          </m:r>
          <m:sSub>
            <m:sSubPr>
              <m:ctrlPr>
                <w:rPr>
                  <w:rFonts w:hint="default" w:ascii="Cambria Math" w:hAnsi="Cambria Math"/>
                  <w:color w:val="1424EE"/>
                  <w:sz w:val="21"/>
                </w:rPr>
              </m:ctrlPr>
            </m:sSubPr>
            <m:e>
              <m:r>
                <m:rPr/>
                <w:rPr>
                  <w:rFonts w:hint="default" w:ascii="Cambria Math" w:hAnsi="Cambria Math"/>
                  <w:color w:val="1424EE"/>
                  <w:sz w:val="21"/>
                </w:rPr>
                <m:t>c</m:t>
              </m:r>
              <m:ctrlPr>
                <w:rPr>
                  <w:rFonts w:hint="default" w:ascii="Cambria Math" w:hAnsi="Cambria Math"/>
                  <w:color w:val="1424EE"/>
                  <w:sz w:val="21"/>
                </w:rPr>
              </m:ctrlPr>
            </m:e>
            <m:sub>
              <m:r>
                <m:rPr/>
                <w:rPr>
                  <w:rFonts w:hint="default" w:ascii="Cambria Math" w:hAnsi="Cambria Math"/>
                  <w:color w:val="1424EE"/>
                  <w:sz w:val="21"/>
                </w:rPr>
                <m:t>0</m:t>
              </m:r>
              <m:ctrlPr>
                <w:rPr>
                  <w:rFonts w:hint="default" w:ascii="Cambria Math" w:hAnsi="Cambria Math"/>
                  <w:color w:val="1424EE"/>
                  <w:sz w:val="21"/>
                </w:rPr>
              </m:ctrlPr>
            </m:sub>
          </m:sSub>
          <m:r>
            <m:rPr>
              <m:sty m:val="p"/>
            </m:rPr>
            <w:rPr>
              <w:rFonts w:hint="default" w:ascii="Cambria Math" w:hAnsi="Cambria Math"/>
              <w:color w:val="1424EE"/>
              <w:sz w:val="21"/>
              <w:lang w:val="en-US" w:eastAsia="zh-CN"/>
            </w:rPr>
            <m:t xml:space="preserve">   </m:t>
          </m:r>
          <m:r>
            <m:rPr>
              <m:sty m:val="p"/>
            </m:rPr>
            <w:rPr>
              <w:rFonts w:hint="default" w:ascii="Cambria Math" w:hAnsi="Cambria Math"/>
              <w:sz w:val="21"/>
              <w:lang w:val="en-US" w:eastAsia="zh-CN"/>
            </w:rPr>
            <m:t xml:space="preserve">                                     </m:t>
          </m:r>
          <w:bookmarkStart w:id="0" w:name="_GoBack"/>
          <w:bookmarkEnd w:id="0"/>
          <m:r>
            <m:rPr>
              <m:sty m:val="p"/>
            </m:rPr>
            <w:rPr>
              <w:rFonts w:hint="default" w:ascii="Cambria Math" w:hAnsi="Cambria Math"/>
              <w:sz w:val="21"/>
              <w:lang w:val="en-US" w:eastAsia="zh-CN"/>
            </w:rPr>
            <m:t xml:space="preserve">              (5)</m:t>
          </m:r>
        </m:oMath>
      </m:oMathPara>
    </w:p>
    <w:p w14:paraId="5AF359EC">
      <w:pPr>
        <w:numPr>
          <w:ilvl w:val="0"/>
          <w:numId w:val="0"/>
        </w:numPr>
        <w:rPr>
          <w:rFonts w:hint="eastAsia" w:hAnsi="Cambria Math"/>
          <w:i w:val="0"/>
          <w:color w:val="1424EE"/>
          <w:sz w:val="21"/>
          <w:lang w:val="en-US" w:eastAsia="zh-CN"/>
        </w:rPr>
      </w:pPr>
      <w:r>
        <w:rPr>
          <w:rFonts w:hint="default" w:hAnsi="Cambria Math"/>
          <w:i w:val="0"/>
          <w:sz w:val="24"/>
          <w:szCs w:val="24"/>
        </w:rPr>
        <w:t>其中</w:t>
      </w:r>
      <m:oMath>
        <m:sSub>
          <m:sSubPr>
            <m:ctrlPr>
              <w:rPr>
                <w:rFonts w:hint="default" w:ascii="Cambria Math" w:hAnsi="Cambria Math"/>
                <w:i w:val="0"/>
                <w:sz w:val="24"/>
                <w:szCs w:val="24"/>
              </w:rPr>
            </m:ctrlPr>
          </m:sSubPr>
          <m:e>
            <m:r>
              <m:rPr>
                <m:sty m:val="p"/>
              </m:rPr>
              <w:rPr>
                <w:rFonts w:hint="default" w:ascii="Cambria Math" w:hAnsi="Cambria Math"/>
                <w:sz w:val="24"/>
                <w:szCs w:val="24"/>
              </w:rPr>
              <m:t>ζ</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oMath>
      <w:r>
        <w:rPr>
          <w:rFonts w:hint="default" w:hAnsi="Cambria Math"/>
          <w:i w:val="0"/>
          <w:sz w:val="24"/>
          <w:szCs w:val="24"/>
        </w:rPr>
        <w:t>是相位角，</w:t>
      </w:r>
      <m:oMath>
        <m:sSub>
          <m:sSubPr>
            <m:ctrlPr>
              <w:rPr>
                <w:rFonts w:hint="default" w:ascii="Cambria Math" w:hAnsi="Cambria Math"/>
                <w:i w:val="0"/>
                <w:sz w:val="24"/>
                <w:szCs w:val="24"/>
              </w:rPr>
            </m:ctrlPr>
          </m:sSubPr>
          <m:e>
            <m:r>
              <m:rPr>
                <m:sty m:val="p"/>
              </m:rPr>
              <w:rPr>
                <w:rFonts w:hint="default" w:ascii="Cambria Math" w:hAnsi="Cambria Math"/>
                <w:sz w:val="24"/>
                <w:szCs w:val="24"/>
              </w:rPr>
              <m:t>c</m:t>
            </m:r>
            <m:ctrlPr>
              <w:rPr>
                <w:rFonts w:hint="default" w:ascii="Cambria Math" w:hAnsi="Cambria Math"/>
                <w:i w:val="0"/>
                <w:sz w:val="24"/>
                <w:szCs w:val="24"/>
              </w:rPr>
            </m:ctrlPr>
          </m:e>
          <m:sub>
            <m:r>
              <m:rPr>
                <m:sty m:val="p"/>
              </m:rPr>
              <w:rPr>
                <w:rFonts w:hint="default" w:ascii="Cambria Math" w:hAnsi="Cambria Math"/>
                <w:sz w:val="24"/>
                <w:szCs w:val="24"/>
              </w:rPr>
              <m:t>0</m:t>
            </m:r>
            <m:ctrlPr>
              <w:rPr>
                <w:rFonts w:hint="default" w:ascii="Cambria Math" w:hAnsi="Cambria Math"/>
                <w:i w:val="0"/>
                <w:sz w:val="24"/>
                <w:szCs w:val="24"/>
              </w:rPr>
            </m:ctrlPr>
          </m:sub>
        </m:sSub>
      </m:oMath>
      <w:r>
        <w:rPr>
          <w:rFonts w:hint="default" w:hAnsi="Cambria Math"/>
          <w:i w:val="0"/>
          <w:sz w:val="24"/>
          <w:szCs w:val="24"/>
        </w:rPr>
        <w:t xml:space="preserve">表示偏移项。公式 (5) 中的压力重建模型由周期性基函数 </w:t>
      </w:r>
      <m:oMath>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
          <m:sSubPr>
            <m:ctrlPr>
              <w:rPr>
                <w:rFonts w:hint="default" w:ascii="Cambria Math" w:hAnsi="Cambria Math"/>
                <w:i w:val="0"/>
                <w:sz w:val="24"/>
                <w:szCs w:val="24"/>
              </w:rPr>
            </m:ctrlPr>
          </m:sSubPr>
          <m:e>
            <m:r>
              <m:rPr>
                <m:sty m:val="p"/>
              </m:rPr>
              <w:rPr>
                <w:rFonts w:hint="default" w:ascii="Cambria Math" w:hAnsi="Cambria Math"/>
                <w:sz w:val="24"/>
                <w:szCs w:val="24"/>
              </w:rPr>
              <m:t>g</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r>
          <m:rPr>
            <m:sty m:val="p"/>
          </m:rPr>
          <w:rPr>
            <w:rFonts w:hint="default" w:ascii="Cambria Math" w:hAnsi="Cambria Math"/>
            <w:sz w:val="24"/>
            <w:szCs w:val="24"/>
          </w:rPr>
          <m:t>ωt+</m:t>
        </m:r>
        <m:sSub>
          <m:sSubPr>
            <m:ctrlPr>
              <w:rPr>
                <w:rFonts w:hint="default" w:ascii="Cambria Math" w:hAnsi="Cambria Math"/>
                <w:i w:val="0"/>
                <w:sz w:val="24"/>
                <w:szCs w:val="24"/>
              </w:rPr>
            </m:ctrlPr>
          </m:sSubPr>
          <m:e>
            <m:r>
              <m:rPr>
                <m:sty m:val="p"/>
              </m:rPr>
              <w:rPr>
                <w:rFonts w:hint="default" w:ascii="Cambria Math" w:hAnsi="Cambria Math"/>
                <w:sz w:val="24"/>
                <w:szCs w:val="24"/>
              </w:rPr>
              <m:t>ζ</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r>
          <m:rPr>
            <m:sty m:val="p"/>
          </m:rPr>
          <w:rPr>
            <w:rFonts w:hint="default" w:ascii="Cambria Math" w:hAnsi="Cambria Math"/>
            <w:sz w:val="24"/>
            <w:szCs w:val="24"/>
          </w:rPr>
          <m:t>)</m:t>
        </m:r>
      </m:oMath>
      <w:r>
        <w:rPr>
          <w:rFonts w:hint="default" w:hAnsi="Cambria Math"/>
          <w:i w:val="0"/>
          <w:sz w:val="24"/>
          <w:szCs w:val="24"/>
        </w:rPr>
        <w:t xml:space="preserve"> 和未知系数 </w:t>
      </w:r>
      <m:oMath>
        <m:sSub>
          <m:sSubPr>
            <m:ctrlPr>
              <w:rPr>
                <w:rFonts w:hint="default" w:ascii="Cambria Math" w:hAnsi="Cambria Math"/>
                <w:i w:val="0"/>
                <w:sz w:val="24"/>
                <w:szCs w:val="24"/>
              </w:rPr>
            </m:ctrlPr>
          </m:sSubPr>
          <m:e>
            <m:r>
              <m:rPr>
                <m:sty m:val="p"/>
              </m:rPr>
              <w:rPr>
                <w:rFonts w:hint="default" w:ascii="Cambria Math" w:hAnsi="Cambria Math"/>
                <w:sz w:val="24"/>
                <w:szCs w:val="24"/>
              </w:rPr>
              <m:t>δ</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oMath>
      <w:r>
        <w:rPr>
          <w:rFonts w:hint="default" w:hAnsi="Cambria Math"/>
          <w:i w:val="0"/>
          <w:sz w:val="24"/>
          <w:szCs w:val="24"/>
        </w:rPr>
        <w:t xml:space="preserve"> </w:t>
      </w:r>
      <w:ins w:id="102" w:author="金宇平" w:date="2025-09-05T15:36:22Z">
        <w:r>
          <w:rPr>
            <w:rFonts w:hint="eastAsia" w:hAnsi="Cambria Math"/>
            <w:i w:val="0"/>
            <w:sz w:val="24"/>
            <w:szCs w:val="24"/>
            <w:lang w:val="en-US" w:eastAsia="zh-CN"/>
          </w:rPr>
          <w:t>(</w:t>
        </w:r>
      </w:ins>
      <w:ins w:id="103" w:author="金宇平" w:date="2025-09-05T15:36:23Z">
        <w:r>
          <w:rPr>
            <w:rFonts w:hint="eastAsia" w:hAnsi="Cambria Math"/>
            <w:i w:val="0"/>
            <w:sz w:val="24"/>
            <w:szCs w:val="24"/>
            <w:lang w:val="en-US" w:eastAsia="zh-CN"/>
          </w:rPr>
          <w:t>a</w:t>
        </w:r>
      </w:ins>
      <w:ins w:id="104" w:author="金宇平" w:date="2025-09-05T15:37:14Z">
        <w:r>
          <w:rPr>
            <w:rFonts w:hint="eastAsia" w:hAnsi="Cambria Math"/>
            <w:i w:val="0"/>
            <w:sz w:val="24"/>
            <w:szCs w:val="24"/>
            <w:lang w:val="en-US" w:eastAsia="zh-CN"/>
          </w:rPr>
          <w:t>,</w:t>
        </w:r>
      </w:ins>
      <w:ins w:id="105" w:author="金宇平" w:date="2025-09-05T15:36:25Z">
        <w:r>
          <w:rPr>
            <w:rFonts w:hint="eastAsia" w:hAnsi="Cambria Math"/>
            <w:i w:val="0"/>
            <w:sz w:val="24"/>
            <w:szCs w:val="24"/>
            <w:lang w:val="en-US" w:eastAsia="zh-CN"/>
          </w:rPr>
          <w:t>b</w:t>
        </w:r>
      </w:ins>
      <w:ins w:id="106" w:author="金宇平" w:date="2025-09-05T15:39:09Z">
        <w:r>
          <w:rPr>
            <w:rFonts w:hint="eastAsia" w:hAnsi="Cambria Math"/>
            <w:i w:val="0"/>
            <w:sz w:val="24"/>
            <w:szCs w:val="24"/>
            <w:lang w:val="en-US" w:eastAsia="zh-CN"/>
          </w:rPr>
          <w:t>，</w:t>
        </w:r>
      </w:ins>
      <m:oMath>
        <m:sSub>
          <m:sSubPr>
            <m:ctrlPr>
              <w:ins w:id="107" w:author="金宇平" w:date="2025-09-05T15:39:09Z">
                <w:rPr>
                  <w:rFonts w:hint="default" w:ascii="Cambria Math" w:hAnsi="Cambria Math"/>
                  <w:i w:val="0"/>
                  <w:sz w:val="24"/>
                  <w:szCs w:val="24"/>
                </w:rPr>
              </w:ins>
            </m:ctrlPr>
          </m:sSubPr>
          <m:e>
            <w:ins w:id="108" w:author="金宇平" w:date="2025-09-05T15:39:09Z">
              <m:r>
                <m:rPr>
                  <m:sty m:val="p"/>
                </m:rPr>
                <w:rPr>
                  <w:rFonts w:hint="default" w:ascii="Cambria Math" w:hAnsi="Cambria Math"/>
                  <w:sz w:val="24"/>
                  <w:szCs w:val="24"/>
                </w:rPr>
                <m:t>δ</m:t>
              </m:r>
            </w:ins>
            <m:ctrlPr>
              <w:ins w:id="109" w:author="金宇平" w:date="2025-09-05T15:39:09Z">
                <w:rPr>
                  <w:rFonts w:hint="default" w:ascii="Cambria Math" w:hAnsi="Cambria Math"/>
                  <w:i w:val="0"/>
                  <w:sz w:val="24"/>
                  <w:szCs w:val="24"/>
                </w:rPr>
              </w:ins>
            </m:ctrlPr>
          </m:e>
          <m:sub>
            <w:ins w:id="110" w:author="金宇平" w:date="2025-09-05T15:39:09Z">
              <m:r>
                <m:rPr>
                  <m:sty m:val="p"/>
                </m:rPr>
                <w:rPr>
                  <w:rFonts w:hint="default" w:ascii="Cambria Math" w:hAnsi="Cambria Math"/>
                  <w:sz w:val="24"/>
                  <w:szCs w:val="24"/>
                </w:rPr>
                <m:t>n</m:t>
              </m:r>
            </w:ins>
            <m:ctrlPr>
              <w:ins w:id="111" w:author="金宇平" w:date="2025-09-05T15:39:09Z">
                <w:rPr>
                  <w:rFonts w:hint="default" w:ascii="Cambria Math" w:hAnsi="Cambria Math"/>
                  <w:i w:val="0"/>
                  <w:sz w:val="24"/>
                  <w:szCs w:val="24"/>
                </w:rPr>
              </w:ins>
            </m:ctrlPr>
          </m:sub>
        </m:sSub>
        <w:ins w:id="112" w:author="金宇平" w:date="2025-09-05T15:39:33Z">
          <m:r>
            <m:rPr>
              <m:sty m:val="p"/>
            </m:rPr>
            <w:rPr>
              <w:rFonts w:hint="default" w:ascii="Cambria Math" w:hAnsi="Cambria Math" w:cs="Cambria Math"/>
              <w:sz w:val="24"/>
              <w:szCs w:val="24"/>
            </w:rPr>
            <m:t>∈</m:t>
          </m:r>
        </w:ins>
        <w:ins w:id="113" w:author="金宇平" w:date="2025-09-05T15:39:36Z">
          <m:r>
            <m:rPr>
              <m:sty m:val="p"/>
            </m:rPr>
            <w:rPr>
              <w:rFonts w:hint="eastAsia" w:ascii="Cambria Math" w:hAnsi="Cambria Math"/>
              <w:sz w:val="24"/>
              <w:szCs w:val="24"/>
              <w:lang w:val="en-US" w:eastAsia="zh-CN"/>
            </w:rPr>
            <m:t>{</m:t>
          </m:r>
        </w:ins>
        <w:ins w:id="114" w:author="金宇平" w:date="2025-09-05T15:39:39Z">
          <m:r>
            <m:rPr>
              <m:sty m:val="p"/>
            </m:rPr>
            <w:rPr>
              <w:rFonts w:hint="eastAsia" w:ascii="Cambria Math" w:hAnsi="Cambria Math"/>
              <w:sz w:val="24"/>
              <w:szCs w:val="24"/>
              <w:lang w:val="en-US" w:eastAsia="zh-CN"/>
            </w:rPr>
            <m:t>ai</m:t>
          </m:r>
        </w:ins>
        <w:ins w:id="115" w:author="金宇平" w:date="2025-09-05T15:39:40Z">
          <m:r>
            <m:rPr>
              <m:sty m:val="p"/>
            </m:rPr>
            <w:rPr>
              <w:rFonts w:hint="default" w:ascii="Cambria Math" w:hAnsi="Cambria Math"/>
              <w:sz w:val="24"/>
              <w:szCs w:val="24"/>
              <w:lang w:val="en-US" w:eastAsia="zh-CN"/>
            </w:rPr>
            <m:t>,</m:t>
          </m:r>
        </w:ins>
        <w:ins w:id="116" w:author="金宇平" w:date="2025-09-05T15:39:41Z">
          <m:r>
            <m:rPr>
              <m:sty m:val="p"/>
            </m:rPr>
            <w:rPr>
              <w:rFonts w:hint="default" w:ascii="Cambria Math" w:hAnsi="Cambria Math"/>
              <w:sz w:val="24"/>
              <w:szCs w:val="24"/>
              <w:lang w:val="en-US" w:eastAsia="zh-CN"/>
            </w:rPr>
            <m:t>b</m:t>
          </m:r>
        </w:ins>
        <w:ins w:id="117" w:author="金宇平" w:date="2025-09-05T15:39:42Z">
          <m:r>
            <m:rPr>
              <m:sty m:val="p"/>
            </m:rPr>
            <w:rPr>
              <w:rFonts w:hint="default" w:ascii="Cambria Math" w:hAnsi="Cambria Math"/>
              <w:sz w:val="24"/>
              <w:szCs w:val="24"/>
              <w:lang w:val="en-US" w:eastAsia="zh-CN"/>
            </w:rPr>
            <m:t>j</m:t>
          </m:r>
        </w:ins>
        <w:ins w:id="118" w:author="金宇平" w:date="2025-09-05T15:39:37Z">
          <m:r>
            <m:rPr>
              <m:sty m:val="p"/>
            </m:rPr>
            <w:rPr>
              <w:rFonts w:hint="eastAsia" w:ascii="Cambria Math" w:hAnsi="Cambria Math"/>
              <w:sz w:val="24"/>
              <w:szCs w:val="24"/>
              <w:lang w:val="en-US" w:eastAsia="zh-CN"/>
            </w:rPr>
            <m:t>}</m:t>
          </m:r>
        </w:ins>
      </m:oMath>
      <w:ins w:id="119" w:author="金宇平" w:date="2025-09-05T15:36:22Z">
        <w:r>
          <w:rPr>
            <w:rFonts w:hint="eastAsia" w:hAnsi="Cambria Math"/>
            <w:i w:val="0"/>
            <w:sz w:val="24"/>
            <w:szCs w:val="24"/>
            <w:lang w:val="en-US" w:eastAsia="zh-CN"/>
          </w:rPr>
          <w:t>)</w:t>
        </w:r>
      </w:ins>
      <w:r>
        <w:rPr>
          <w:rFonts w:hint="default" w:hAnsi="Cambria Math"/>
          <w:i w:val="0"/>
          <w:sz w:val="24"/>
          <w:szCs w:val="24"/>
        </w:rPr>
        <w:t xml:space="preserve">构成。系数 </w:t>
      </w:r>
      <m:oMath>
        <m:sSub>
          <m:sSubPr>
            <m:ctrlPr>
              <w:rPr>
                <w:rFonts w:hint="default" w:ascii="Cambria Math" w:hAnsi="Cambria Math"/>
                <w:i w:val="0"/>
                <w:sz w:val="24"/>
                <w:szCs w:val="24"/>
              </w:rPr>
            </m:ctrlPr>
          </m:sSubPr>
          <m:e>
            <m:r>
              <m:rPr>
                <m:sty m:val="p"/>
              </m:rPr>
              <w:rPr>
                <w:rFonts w:hint="default" w:ascii="Cambria Math" w:hAnsi="Cambria Math"/>
                <w:sz w:val="24"/>
                <w:szCs w:val="24"/>
              </w:rPr>
              <m:t>δ</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oMath>
      <w:r>
        <w:rPr>
          <w:rFonts w:hint="default" w:hAnsi="Cambria Math"/>
          <w:i w:val="0"/>
          <w:sz w:val="24"/>
          <w:szCs w:val="24"/>
        </w:rPr>
        <w:t>表示不同尺度下湍流的能量分布，可以被视为压力信号的物理特征。</w:t>
      </w:r>
      <m:oMath>
        <m:sSub>
          <m:sSubPr>
            <m:ctrlPr>
              <w:ins w:id="120" w:author="金宇平" w:date="2025-09-05T15:40:41Z">
                <w:rPr>
                  <w:rFonts w:hint="default" w:ascii="Cambria Math" w:hAnsi="Cambria Math"/>
                  <w:color w:val="1424EE"/>
                  <w:sz w:val="21"/>
                </w:rPr>
              </w:ins>
            </m:ctrlPr>
          </m:sSubPr>
          <m:e>
            <w:ins w:id="121" w:author="金宇平" w:date="2025-09-05T15:40:41Z">
              <m:r>
                <m:rPr/>
                <w:rPr>
                  <w:rFonts w:hint="default" w:ascii="Cambria Math" w:hAnsi="Cambria Math"/>
                  <w:color w:val="1424EE"/>
                  <w:sz w:val="21"/>
                </w:rPr>
                <m:t>g</m:t>
              </m:r>
            </w:ins>
            <m:ctrlPr>
              <w:ins w:id="122" w:author="金宇平" w:date="2025-09-05T15:40:41Z">
                <w:rPr>
                  <w:rFonts w:hint="default" w:ascii="Cambria Math" w:hAnsi="Cambria Math"/>
                  <w:color w:val="1424EE"/>
                  <w:sz w:val="21"/>
                </w:rPr>
              </w:ins>
            </m:ctrlPr>
          </m:e>
          <m:sub>
            <w:ins w:id="123" w:author="金宇平" w:date="2025-09-05T15:40:41Z">
              <m:r>
                <m:rPr/>
                <w:rPr>
                  <w:rFonts w:hint="default" w:ascii="Cambria Math" w:hAnsi="Cambria Math"/>
                  <w:color w:val="1424EE"/>
                  <w:sz w:val="21"/>
                </w:rPr>
                <m:t>n</m:t>
              </m:r>
            </w:ins>
            <m:ctrlPr>
              <w:ins w:id="124" w:author="金宇平" w:date="2025-09-05T15:40:41Z">
                <w:rPr>
                  <w:rFonts w:hint="default" w:ascii="Cambria Math" w:hAnsi="Cambria Math"/>
                  <w:color w:val="1424EE"/>
                  <w:sz w:val="21"/>
                </w:rPr>
              </w:ins>
            </m:ctrlPr>
          </m:sub>
        </m:sSub>
      </m:oMath>
      <w:ins w:id="125" w:author="金宇平" w:date="2025-09-05T15:41:01Z">
        <w:r>
          <w:rPr>
            <w:rFonts w:hint="eastAsia" w:hAnsi="Cambria Math"/>
            <w:i w:val="0"/>
            <w:color w:val="1424EE"/>
            <w:sz w:val="21"/>
            <w:lang w:val="en-US" w:eastAsia="zh-CN"/>
          </w:rPr>
          <w:t>表示</w:t>
        </w:r>
      </w:ins>
      <m:oMath>
        <m:sSub>
          <m:sSubPr>
            <m:ctrlPr>
              <w:ins w:id="126" w:author="金宇平" w:date="2025-09-05T15:41:13Z">
                <w:rPr>
                  <w:rFonts w:hint="default" w:ascii="Cambria Math" w:hAnsi="Cambria Math"/>
                  <w:i w:val="0"/>
                  <w:sz w:val="24"/>
                  <w:szCs w:val="24"/>
                </w:rPr>
              </w:ins>
            </m:ctrlPr>
          </m:sSubPr>
          <m:e>
            <w:ins w:id="127" w:author="金宇平" w:date="2025-09-05T15:41:13Z">
              <m:r>
                <m:rPr>
                  <m:sty m:val="p"/>
                </m:rPr>
                <w:rPr>
                  <w:rFonts w:hint="default" w:ascii="Cambria Math" w:hAnsi="Cambria Math"/>
                  <w:sz w:val="24"/>
                  <w:szCs w:val="24"/>
                </w:rPr>
                <m:t>δ</m:t>
              </m:r>
            </w:ins>
            <m:ctrlPr>
              <w:ins w:id="128" w:author="金宇平" w:date="2025-09-05T15:41:13Z">
                <w:rPr>
                  <w:rFonts w:hint="default" w:ascii="Cambria Math" w:hAnsi="Cambria Math"/>
                  <w:i w:val="0"/>
                  <w:sz w:val="24"/>
                  <w:szCs w:val="24"/>
                </w:rPr>
              </w:ins>
            </m:ctrlPr>
          </m:e>
          <m:sub>
            <w:ins w:id="129" w:author="金宇平" w:date="2025-09-05T15:41:13Z">
              <m:r>
                <m:rPr>
                  <m:sty m:val="p"/>
                </m:rPr>
                <w:rPr>
                  <w:rFonts w:hint="default" w:ascii="Cambria Math" w:hAnsi="Cambria Math"/>
                  <w:sz w:val="24"/>
                  <w:szCs w:val="24"/>
                </w:rPr>
                <m:t>n</m:t>
              </m:r>
            </w:ins>
            <m:ctrlPr>
              <w:ins w:id="130" w:author="金宇平" w:date="2025-09-05T15:41:13Z">
                <w:rPr>
                  <w:rFonts w:hint="default" w:ascii="Cambria Math" w:hAnsi="Cambria Math"/>
                  <w:i w:val="0"/>
                  <w:sz w:val="24"/>
                  <w:szCs w:val="24"/>
                </w:rPr>
              </w:ins>
            </m:ctrlPr>
          </m:sub>
        </m:sSub>
      </m:oMath>
      <w:ins w:id="131" w:author="金宇平" w:date="2025-09-05T15:41:04Z">
        <w:r>
          <w:rPr>
            <w:rFonts w:hint="eastAsia" w:hAnsi="Cambria Math"/>
            <w:i w:val="0"/>
            <w:color w:val="1424EE"/>
            <w:sz w:val="21"/>
            <w:lang w:val="en-US" w:eastAsia="zh-CN"/>
          </w:rPr>
          <w:t>在</w:t>
        </w:r>
      </w:ins>
      <w:ins w:id="132" w:author="金宇平" w:date="2025-09-05T15:55:06Z">
        <w:r>
          <w:rPr>
            <w:rFonts w:hint="eastAsia" w:hAnsi="Cambria Math"/>
            <w:i w:val="0"/>
            <w:color w:val="1424EE"/>
            <w:sz w:val="21"/>
            <w:lang w:val="en-US" w:eastAsia="zh-CN"/>
          </w:rPr>
          <w:t>原始信号</w:t>
        </w:r>
      </w:ins>
      <w:ins w:id="133" w:author="金宇平" w:date="2025-09-05T15:55:09Z">
        <w:r>
          <w:rPr>
            <w:rFonts w:hint="eastAsia" w:hAnsi="Cambria Math"/>
            <w:i w:val="0"/>
            <w:color w:val="1424EE"/>
            <w:sz w:val="21"/>
            <w:lang w:val="en-US" w:eastAsia="zh-CN"/>
          </w:rPr>
          <w:t>傅里叶</w:t>
        </w:r>
      </w:ins>
      <w:ins w:id="134" w:author="金宇平" w:date="2025-09-05T15:55:12Z">
        <w:r>
          <w:rPr>
            <w:rFonts w:hint="eastAsia" w:hAnsi="Cambria Math"/>
            <w:i w:val="0"/>
            <w:color w:val="1424EE"/>
            <w:sz w:val="21"/>
            <w:lang w:val="en-US" w:eastAsia="zh-CN"/>
          </w:rPr>
          <w:t>变换</w:t>
        </w:r>
      </w:ins>
      <w:ins w:id="135" w:author="金宇平" w:date="2025-09-05T15:41:07Z">
        <w:r>
          <w:rPr>
            <w:rFonts w:hint="eastAsia" w:hAnsi="Cambria Math"/>
            <w:i w:val="0"/>
            <w:color w:val="1424EE"/>
            <w:sz w:val="21"/>
            <w:lang w:val="en-US" w:eastAsia="zh-CN"/>
          </w:rPr>
          <w:t>频谱</w:t>
        </w:r>
      </w:ins>
      <w:ins w:id="136" w:author="金宇平" w:date="2025-09-05T15:41:08Z">
        <w:r>
          <w:rPr>
            <w:rFonts w:hint="eastAsia" w:hAnsi="Cambria Math"/>
            <w:i w:val="0"/>
            <w:color w:val="1424EE"/>
            <w:sz w:val="21"/>
            <w:lang w:val="en-US" w:eastAsia="zh-CN"/>
          </w:rPr>
          <w:t>中的</w:t>
        </w:r>
      </w:ins>
      <w:ins w:id="137" w:author="金宇平" w:date="2025-09-05T15:41:09Z">
        <w:r>
          <w:rPr>
            <w:rFonts w:hint="eastAsia" w:hAnsi="Cambria Math"/>
            <w:i w:val="0"/>
            <w:color w:val="1424EE"/>
            <w:sz w:val="21"/>
            <w:lang w:val="en-US" w:eastAsia="zh-CN"/>
          </w:rPr>
          <w:t>位置</w:t>
        </w:r>
      </w:ins>
      <w:r>
        <w:rPr>
          <w:rFonts w:hint="default" w:hAnsi="Cambria Math"/>
          <w:i w:val="0"/>
          <w:sz w:val="24"/>
          <w:szCs w:val="24"/>
        </w:rPr>
        <w:br w:type="textWrapping"/>
      </w:r>
      <w:r>
        <w:rPr>
          <w:rFonts w:hint="eastAsia" w:hAnsi="Cambria Math"/>
          <w:i w:val="0"/>
          <w:sz w:val="24"/>
          <w:szCs w:val="24"/>
          <w:lang w:val="en-US" w:eastAsia="zh-CN"/>
        </w:rPr>
        <w:tab/>
      </w:r>
      <w:r>
        <w:rPr>
          <w:rFonts w:hint="default" w:hAnsi="Cambria Math"/>
          <w:i w:val="0"/>
          <w:sz w:val="24"/>
          <w:szCs w:val="24"/>
        </w:rPr>
        <w:t>物理信息引导的特征学习：物理教师网络尝试从压力信号中提取物理信息引导的特征。</w:t>
      </w:r>
      <w:r>
        <w:rPr>
          <w:rFonts w:hint="default" w:hAnsi="Cambria Math"/>
          <w:i w:val="0"/>
          <w:color w:val="1424EE"/>
          <w:sz w:val="24"/>
          <w:szCs w:val="24"/>
        </w:rPr>
        <w:t>首先，我们对测得的压力信号执行快速傅里叶变换（FFT），将其转换到频域。然后，我们应用一个物理信息引导的掩码操作来保留感兴趣的频率分量：</w:t>
      </w:r>
      <m:oMath>
        <m:d>
          <m:dPr>
            <m:begChr m:val="{"/>
            <m:endChr m:val="}"/>
            <m:ctrlPr>
              <w:rPr>
                <w:rFonts w:hint="default" w:ascii="Cambria Math" w:hAnsi="Cambria Math"/>
                <w:i w:val="0"/>
                <w:color w:val="1424EE"/>
                <w:sz w:val="24"/>
                <w:szCs w:val="24"/>
              </w:rPr>
            </m:ctrlPr>
          </m:dPr>
          <m:e>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g</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ω/2π∣n=1,2,…,I+J</m:t>
            </m:r>
            <m:ctrlPr>
              <w:rPr>
                <w:rFonts w:hint="default" w:ascii="Cambria Math" w:hAnsi="Cambria Math"/>
                <w:i w:val="0"/>
                <w:color w:val="1424EE"/>
                <w:sz w:val="24"/>
                <w:szCs w:val="24"/>
              </w:rPr>
            </m:ctrlPr>
          </m:e>
        </m:d>
      </m:oMath>
      <w:r>
        <w:rPr>
          <w:rFonts w:hint="default" w:hAnsi="Cambria Math"/>
          <w:i w:val="0"/>
          <w:color w:val="1424EE"/>
          <w:sz w:val="24"/>
          <w:szCs w:val="24"/>
        </w:rPr>
        <w:t>并截断所有其他频率成分。</w:t>
      </w:r>
      <w:r>
        <w:rPr>
          <w:rFonts w:hint="default" w:hAnsi="Cambria Math"/>
          <w:i w:val="0"/>
          <w:sz w:val="24"/>
          <w:szCs w:val="24"/>
        </w:rPr>
        <w:t>此步骤保留了所关注频带内的故障特征系数。</w:t>
      </w:r>
      <w:r>
        <w:rPr>
          <w:rFonts w:hint="default" w:hAnsi="Cambria Math"/>
          <w:i w:val="0"/>
          <w:color w:val="1424EE"/>
          <w:sz w:val="24"/>
          <w:szCs w:val="24"/>
        </w:rPr>
        <w:t>其次，借助神经网络的非线性映射能力，我们使用编码器将压力信号映射到故障特征系数上。</w:t>
      </w:r>
      <w:r>
        <w:rPr>
          <w:rFonts w:hint="default" w:hAnsi="Cambria Math"/>
          <w:i w:val="0"/>
          <w:sz w:val="24"/>
          <w:szCs w:val="24"/>
        </w:rPr>
        <w:t>物理信息掩码与编码器分支结合，共同提供了一种混合特征提取方法，融合了物理先验与数据驱动方法。</w:t>
      </w:r>
      <w:r>
        <w:rPr>
          <w:rFonts w:hint="eastAsia" w:hAnsi="Cambria Math"/>
          <w:i w:val="0"/>
          <w:sz w:val="24"/>
          <w:szCs w:val="24"/>
          <w:lang w:val="en-US" w:eastAsia="zh-CN"/>
        </w:rPr>
        <w:t>物理信息</w:t>
      </w:r>
      <w:r>
        <w:rPr>
          <w:rFonts w:hint="default" w:hAnsi="Cambria Math"/>
          <w:i w:val="0"/>
          <w:sz w:val="24"/>
          <w:szCs w:val="24"/>
        </w:rPr>
        <w:t>掩码分支旨在捕捉特定频率位置的振幅变化，从而揭示可以通过既有压力脉动理论解释的故障类型。相比之下，编码器分支不局限于固定频率位置：它可以学习复杂的表示，结合时域和频域的特征。因此，我们</w:t>
      </w:r>
      <w:r>
        <w:rPr>
          <w:rFonts w:hint="default" w:hAnsi="Cambria Math"/>
          <w:i w:val="0"/>
          <w:color w:val="1424EE"/>
          <w:sz w:val="24"/>
          <w:szCs w:val="24"/>
        </w:rPr>
        <w:t>将从物理引导掩码和编码器获得的系数相加，作为组合特征系数。然后将该组合系数代入公式 (5) 中的压力重建模型，以实现信号重建。</w:t>
      </w:r>
      <w:r>
        <w:rPr>
          <w:rFonts w:hint="default" w:hAnsi="Cambria Math"/>
          <w:i w:val="0"/>
          <w:sz w:val="24"/>
          <w:szCs w:val="24"/>
        </w:rPr>
        <w:t xml:space="preserve">设 </w:t>
      </w:r>
      <m:oMath>
        <m:r>
          <m:rPr>
            <m:sty m:val="p"/>
            <m:scr m:val="script"/>
          </m:rPr>
          <w:rPr>
            <w:rFonts w:hint="default" w:ascii="Cambria Math" w:hAnsi="Cambria Math" w:eastAsia="MS Mincho"/>
            <w:sz w:val="24"/>
            <w:szCs w:val="24"/>
          </w:rPr>
          <m:t>ℱ</m:t>
        </m:r>
      </m:oMath>
      <w:r>
        <w:rPr>
          <w:rFonts w:hint="default" w:hAnsi="Cambria Math"/>
          <w:i w:val="0"/>
          <w:sz w:val="24"/>
          <w:szCs w:val="24"/>
        </w:rPr>
        <w:t xml:space="preserve"> 表示快速傅里叶变换（FFT），</w:t>
      </w:r>
      <w:r>
        <w:rPr>
          <w:rFonts w:hint="default" w:hAnsi="Cambria Math"/>
          <w:i w:val="0"/>
          <w:color w:val="1424EE"/>
          <w:sz w:val="24"/>
          <w:szCs w:val="24"/>
        </w:rPr>
        <w:t>提取物理信息引导特征的过程</w:t>
      </w:r>
      <w:r>
        <w:rPr>
          <w:rFonts w:hint="default" w:hAnsi="Cambria Math"/>
          <w:i w:val="0"/>
          <w:sz w:val="24"/>
          <w:szCs w:val="24"/>
        </w:rPr>
        <w:t>可表述为：</w:t>
      </w:r>
      <w:r>
        <w:rPr>
          <w:rFonts w:hint="default" w:hAnsi="Cambria Math"/>
          <w:i w:val="0"/>
          <w:sz w:val="24"/>
          <w:szCs w:val="24"/>
        </w:rPr>
        <w:br w:type="textWrapping"/>
      </w:r>
      <w:r>
        <w:br w:type="textWrapping"/>
      </w:r>
      <m:oMath>
        <m:r>
          <m:rPr>
            <m:sty m:val="p"/>
          </m:rPr>
          <w:rPr>
            <w:rFonts w:hint="default" w:ascii="Cambria Math"/>
            <w:lang w:val="en-US" w:eastAsia="zh-CN"/>
          </w:rPr>
          <m:t xml:space="preserve">                                                              </m:t>
        </m:r>
        <m:acc>
          <m:accPr>
            <m:ctrlPr>
              <w:rPr>
                <w:rFonts w:hint="default" w:ascii="Cambria Math" w:hAnsi="Cambria Math"/>
                <w:sz w:val="21"/>
              </w:rPr>
            </m:ctrlPr>
          </m:accPr>
          <m:e>
            <m:r>
              <m:rPr/>
              <w:rPr>
                <w:rFonts w:hint="default" w:ascii="Cambria Math" w:hAnsi="Cambria Math"/>
                <w:sz w:val="21"/>
              </w:rPr>
              <m:t>δ</m:t>
            </m:r>
            <m:ctrlPr>
              <w:rPr>
                <w:rFonts w:ascii="Cambria Math" w:hAnsi="Cambria Math"/>
                <w:sz w:val="21"/>
              </w:rPr>
            </m:ctrlPr>
          </m:e>
        </m:acc>
        <m:r>
          <m:rPr/>
          <w:rPr>
            <w:rFonts w:hint="default" w:ascii="Cambria Math" w:hAnsi="Cambria Math"/>
            <w:sz w:val="21"/>
          </w:rPr>
          <m:t>=R(</m:t>
        </m:r>
        <m:r>
          <m:rPr>
            <m:scr m:val="script"/>
          </m:rPr>
          <w:rPr>
            <w:rFonts w:hint="default" w:ascii="Cambria Math" w:hAnsi="Cambria Math" w:eastAsia="MS Mincho"/>
            <w:sz w:val="21"/>
          </w:rPr>
          <m:t>ℱ</m:t>
        </m:r>
        <m:r>
          <m:rPr/>
          <w:rPr>
            <w:rFonts w:hint="default" w:ascii="Cambria Math" w:hAnsi="Cambria Math"/>
            <w:sz w:val="21"/>
          </w:rPr>
          <m:t>(x))+ϕ(x)</m:t>
        </m:r>
      </m:oMath>
      <w:r>
        <w:rPr>
          <w:rFonts w:hint="eastAsia" w:hAnsi="Cambria Math"/>
          <w:i w:val="0"/>
          <w:sz w:val="21"/>
          <w:lang w:val="en-US" w:eastAsia="zh-CN"/>
        </w:rPr>
        <w:t xml:space="preserve">                               (6) </w:t>
      </w:r>
      <w:ins w:id="138" w:author="金宇平" w:date="2025-08-01T10:33:20Z">
        <w:r>
          <w:rPr>
            <w:rFonts w:hint="eastAsia" w:hAnsi="Cambria Math"/>
            <w:i w:val="0"/>
            <w:sz w:val="21"/>
            <w:lang w:val="en-US" w:eastAsia="zh-CN"/>
          </w:rPr>
          <w:t>公式</w:t>
        </w:r>
      </w:ins>
      <w:ins w:id="139" w:author="金宇平" w:date="2025-08-01T10:33:23Z">
        <w:r>
          <w:rPr>
            <w:rFonts w:hint="eastAsia" w:hAnsi="Cambria Math"/>
            <w:i w:val="0"/>
            <w:sz w:val="21"/>
            <w:lang w:val="en-US" w:eastAsia="zh-CN"/>
          </w:rPr>
          <w:t>3-</w:t>
        </w:r>
      </w:ins>
      <w:ins w:id="140" w:author="金宇平" w:date="2025-08-01T10:33:47Z">
        <w:r>
          <w:rPr>
            <w:rFonts w:hint="eastAsia" w:hAnsi="Cambria Math"/>
            <w:i w:val="0"/>
            <w:sz w:val="21"/>
            <w:lang w:val="en-US" w:eastAsia="zh-CN"/>
          </w:rPr>
          <w:t>8</w:t>
        </w:r>
      </w:ins>
      <w:ins w:id="141" w:author="金宇平" w:date="2025-08-01T10:33:25Z">
        <w:r>
          <w:rPr>
            <w:rFonts w:hint="eastAsia" w:hAnsi="Cambria Math"/>
            <w:i w:val="0"/>
            <w:sz w:val="21"/>
            <w:lang w:val="en-US" w:eastAsia="zh-CN"/>
          </w:rPr>
          <w:t>是对</w:t>
        </w:r>
      </w:ins>
      <w:ins w:id="142" w:author="金宇平" w:date="2025-08-01T10:33:26Z">
        <w:r>
          <w:rPr>
            <w:rFonts w:hint="eastAsia" w:hAnsi="Cambria Math"/>
            <w:i w:val="0"/>
            <w:sz w:val="21"/>
            <w:lang w:val="en-US" w:eastAsia="zh-CN"/>
          </w:rPr>
          <w:t>公式2，</w:t>
        </w:r>
      </w:ins>
      <w:ins w:id="143" w:author="金宇平" w:date="2025-08-01T10:33:27Z">
        <w:r>
          <w:rPr>
            <w:rFonts w:hint="eastAsia" w:hAnsi="Cambria Math"/>
            <w:i w:val="0"/>
            <w:sz w:val="21"/>
            <w:lang w:val="en-US" w:eastAsia="zh-CN"/>
          </w:rPr>
          <w:t>即</w:t>
        </w:r>
      </w:ins>
      <w:ins w:id="144" w:author="金宇平" w:date="2025-08-01T10:33:28Z">
        <w:r>
          <w:rPr>
            <w:rFonts w:hint="eastAsia" w:hAnsi="Cambria Math"/>
            <w:i w:val="0"/>
            <w:sz w:val="21"/>
            <w:lang w:val="en-US" w:eastAsia="zh-CN"/>
          </w:rPr>
          <w:t>物理网络</w:t>
        </w:r>
      </w:ins>
      <w:ins w:id="145" w:author="金宇平" w:date="2025-08-01T10:33:29Z">
        <w:r>
          <w:rPr>
            <w:rFonts w:hint="eastAsia" w:hAnsi="Cambria Math"/>
            <w:i w:val="0"/>
            <w:sz w:val="21"/>
            <w:lang w:val="en-US" w:eastAsia="zh-CN"/>
          </w:rPr>
          <w:t>的</w:t>
        </w:r>
      </w:ins>
      <w:ins w:id="146" w:author="金宇平" w:date="2025-08-01T10:33:32Z">
        <w:r>
          <w:rPr>
            <w:rFonts w:hint="eastAsia" w:hAnsi="Cambria Math"/>
            <w:i w:val="0"/>
            <w:sz w:val="21"/>
            <w:lang w:val="en-US" w:eastAsia="zh-CN"/>
          </w:rPr>
          <w:t>解释</w:t>
        </w:r>
      </w:ins>
      <w:ins w:id="147" w:author="金宇平" w:date="2025-08-01T10:34:02Z">
        <w:r>
          <w:rPr>
            <w:rFonts w:hint="eastAsia" w:hAnsi="Cambria Math"/>
            <w:i w:val="0"/>
            <w:sz w:val="21"/>
            <w:lang w:val="en-US" w:eastAsia="zh-CN"/>
          </w:rPr>
          <w:t>，</w:t>
        </w:r>
      </w:ins>
      <w:ins w:id="148" w:author="金宇平" w:date="2025-08-01T10:34:03Z">
        <w:r>
          <w:rPr>
            <w:rFonts w:hint="eastAsia" w:hAnsi="Cambria Math"/>
            <w:i w:val="0"/>
            <w:sz w:val="21"/>
            <w:lang w:val="en-US" w:eastAsia="zh-CN"/>
          </w:rPr>
          <w:t>即</w:t>
        </w:r>
      </w:ins>
      <w:ins w:id="149" w:author="金宇平" w:date="2025-08-01T10:34:04Z">
        <w:r>
          <w:rPr>
            <w:rFonts w:hint="eastAsia" w:hAnsi="Cambria Math"/>
            <w:i w:val="0"/>
            <w:sz w:val="21"/>
            <w:lang w:val="en-US" w:eastAsia="zh-CN"/>
          </w:rPr>
          <w:t>基于</w:t>
        </w:r>
      </w:ins>
      <w:ins w:id="150" w:author="金宇平" w:date="2025-08-01T10:34:05Z">
        <w:r>
          <w:rPr>
            <w:rFonts w:hint="eastAsia" w:hAnsi="Cambria Math"/>
            <w:i w:val="0"/>
            <w:sz w:val="21"/>
            <w:lang w:val="en-US" w:eastAsia="zh-CN"/>
          </w:rPr>
          <w:t>2</w:t>
        </w:r>
      </w:ins>
      <w:ins w:id="151" w:author="金宇平" w:date="2025-08-01T10:34:06Z">
        <w:r>
          <w:rPr>
            <w:rFonts w:hint="eastAsia" w:hAnsi="Cambria Math"/>
            <w:i w:val="0"/>
            <w:sz w:val="21"/>
            <w:lang w:val="en-US" w:eastAsia="zh-CN"/>
          </w:rPr>
          <w:t>推导</w:t>
        </w:r>
      </w:ins>
      <w:ins w:id="152" w:author="金宇平" w:date="2025-08-01T10:34:07Z">
        <w:r>
          <w:rPr>
            <w:rFonts w:hint="eastAsia" w:hAnsi="Cambria Math"/>
            <w:i w:val="0"/>
            <w:sz w:val="21"/>
            <w:lang w:val="en-US" w:eastAsia="zh-CN"/>
          </w:rPr>
          <w:t>出</w:t>
        </w:r>
      </w:ins>
      <w:ins w:id="153" w:author="金宇平" w:date="2025-08-01T10:34:08Z">
        <w:r>
          <w:rPr>
            <w:rFonts w:hint="eastAsia" w:hAnsi="Cambria Math"/>
            <w:i w:val="0"/>
            <w:sz w:val="21"/>
            <w:lang w:val="en-US" w:eastAsia="zh-CN"/>
          </w:rPr>
          <w:t>公式</w:t>
        </w:r>
      </w:ins>
      <w:ins w:id="154" w:author="金宇平" w:date="2025-08-01T10:34:09Z">
        <w:r>
          <w:rPr>
            <w:rFonts w:hint="eastAsia" w:hAnsi="Cambria Math"/>
            <w:i w:val="0"/>
            <w:sz w:val="21"/>
            <w:lang w:val="en-US" w:eastAsia="zh-CN"/>
          </w:rPr>
          <w:t>3-8</w:t>
        </w:r>
      </w:ins>
      <w:r>
        <w:rPr>
          <w:rFonts w:hint="eastAsia" w:hAnsi="Cambria Math"/>
          <w:i w:val="0"/>
          <w:sz w:val="21"/>
          <w:lang w:val="en-US" w:eastAsia="zh-CN"/>
        </w:rPr>
        <w:t xml:space="preserve">        </w:t>
      </w:r>
      <w:r>
        <w:br w:type="textWrapping"/>
      </w:r>
      <w:r>
        <w:br w:type="textWrapping"/>
      </w:r>
      <w:r>
        <w:rPr>
          <w:rFonts w:hint="default" w:hAnsi="Cambria Math"/>
          <w:i w:val="0"/>
          <w:sz w:val="24"/>
          <w:szCs w:val="24"/>
        </w:rPr>
        <w:t xml:space="preserve">其中 </w:t>
      </w:r>
      <m:oMath>
        <m:r>
          <m:rPr>
            <m:sty m:val="p"/>
          </m:rPr>
          <w:rPr>
            <w:rFonts w:hint="default" w:ascii="Cambria Math" w:hAnsi="Cambria Math"/>
            <w:sz w:val="24"/>
            <w:szCs w:val="24"/>
          </w:rPr>
          <m:t>x</m:t>
        </m:r>
      </m:oMath>
      <w:r>
        <w:rPr>
          <w:rFonts w:hint="default" w:hAnsi="Cambria Math"/>
          <w:i w:val="0"/>
          <w:sz w:val="24"/>
          <w:szCs w:val="24"/>
        </w:rPr>
        <w:t>是输入压力信号，</w:t>
      </w:r>
      <m:oMath>
        <m:acc>
          <m:accPr>
            <m:ctrlPr>
              <w:rPr>
                <w:rFonts w:hint="default" w:ascii="Cambria Math" w:hAnsi="Cambria Math"/>
                <w:i w:val="0"/>
                <w:sz w:val="24"/>
                <w:szCs w:val="24"/>
              </w:rPr>
            </m:ctrlPr>
          </m:accPr>
          <m:e>
            <m:r>
              <m:rPr>
                <m:sty m:val="p"/>
              </m:rPr>
              <w:rPr>
                <w:rFonts w:hint="default" w:ascii="Cambria Math" w:hAnsi="Cambria Math"/>
                <w:sz w:val="24"/>
                <w:szCs w:val="24"/>
              </w:rPr>
              <m:t>δ</m:t>
            </m:r>
            <m:ctrlPr>
              <w:rPr>
                <w:rFonts w:hint="default" w:ascii="Cambria Math" w:hAnsi="Cambria Math"/>
                <w:i w:val="0"/>
                <w:sz w:val="24"/>
                <w:szCs w:val="24"/>
              </w:rPr>
            </m:ctrlPr>
          </m:e>
        </m:acc>
        <m:r>
          <m:rPr>
            <m:sty m:val="p"/>
          </m:rPr>
          <w:rPr>
            <w:rFonts w:hint="default" w:ascii="Cambria Math" w:hAnsi="Cambria Math"/>
            <w:sz w:val="24"/>
            <w:szCs w:val="24"/>
          </w:rPr>
          <m:t>=</m:t>
        </m:r>
        <m:d>
          <m:dPr>
            <m:begChr m:val="{"/>
            <m:endChr m:val="}"/>
            <m:ctrlPr>
              <w:rPr>
                <w:rFonts w:hint="default" w:ascii="Cambria Math" w:hAnsi="Cambria Math"/>
                <w:i w:val="0"/>
                <w:sz w:val="24"/>
                <w:szCs w:val="24"/>
              </w:rPr>
            </m:ctrlPr>
          </m:dPr>
          <m:e>
            <m:sSub>
              <m:sSubPr>
                <m:ctrlPr>
                  <w:rPr>
                    <w:rFonts w:hint="default" w:ascii="Cambria Math" w:hAnsi="Cambria Math"/>
                    <w:i w:val="0"/>
                    <w:sz w:val="24"/>
                    <w:szCs w:val="24"/>
                  </w:rPr>
                </m:ctrlPr>
              </m:sSubPr>
              <m:e>
                <m:acc>
                  <m:accPr>
                    <m:ctrlPr>
                      <w:rPr>
                        <w:rFonts w:hint="default" w:ascii="Cambria Math" w:hAnsi="Cambria Math"/>
                        <w:i w:val="0"/>
                        <w:sz w:val="24"/>
                        <w:szCs w:val="24"/>
                      </w:rPr>
                    </m:ctrlPr>
                  </m:accPr>
                  <m:e>
                    <m:r>
                      <m:rPr>
                        <m:sty m:val="p"/>
                      </m:rPr>
                      <w:rPr>
                        <w:rFonts w:hint="default" w:ascii="Cambria Math" w:hAnsi="Cambria Math"/>
                        <w:sz w:val="24"/>
                        <w:szCs w:val="24"/>
                      </w:rPr>
                      <m:t>δ</m:t>
                    </m:r>
                    <m:ctrlPr>
                      <w:rPr>
                        <w:rFonts w:hint="default" w:ascii="Cambria Math" w:hAnsi="Cambria Math"/>
                        <w:i w:val="0"/>
                        <w:sz w:val="24"/>
                        <w:szCs w:val="24"/>
                      </w:rPr>
                    </m:ctrlPr>
                  </m:e>
                </m:acc>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r>
              <m:rPr>
                <m:sty m:val="p"/>
              </m:rPr>
              <w:rPr>
                <w:rFonts w:hint="default" w:ascii="Cambria Math" w:hAnsi="Cambria Math"/>
                <w:sz w:val="24"/>
                <w:szCs w:val="24"/>
              </w:rPr>
              <m:t>∣n=1,2,…,I+J</m:t>
            </m:r>
            <m:ctrlPr>
              <w:rPr>
                <w:rFonts w:hint="default" w:ascii="Cambria Math" w:hAnsi="Cambria Math"/>
                <w:i w:val="0"/>
                <w:sz w:val="24"/>
                <w:szCs w:val="24"/>
              </w:rPr>
            </m:ctrlPr>
          </m:e>
        </m:d>
      </m:oMath>
      <w:r>
        <w:rPr>
          <w:rFonts w:hint="default" w:hAnsi="Cambria Math"/>
          <w:i w:val="0"/>
          <w:sz w:val="24"/>
          <w:szCs w:val="24"/>
        </w:rPr>
        <w:t xml:space="preserve"> 表示组合故障特征系数，</w:t>
      </w:r>
      <m:oMath>
        <m:r>
          <m:rPr>
            <m:sty m:val="p"/>
          </m:rPr>
          <w:rPr>
            <w:rFonts w:hint="default" w:ascii="Cambria Math" w:hAnsi="Cambria Math"/>
            <w:sz w:val="24"/>
            <w:szCs w:val="24"/>
          </w:rPr>
          <m:t>R</m:t>
        </m:r>
      </m:oMath>
      <w:r>
        <w:rPr>
          <w:rFonts w:hint="default" w:hAnsi="Cambria Math"/>
          <w:i w:val="0"/>
          <w:sz w:val="24"/>
          <w:szCs w:val="24"/>
        </w:rPr>
        <w:t xml:space="preserve"> 表示物理引导掩码操作，</w:t>
      </w:r>
      <m:oMath>
        <m:r>
          <m:rPr>
            <m:sty m:val="p"/>
          </m:rPr>
          <w:rPr>
            <w:rFonts w:hint="default" w:ascii="Cambria Math" w:hAnsi="Cambria Math"/>
            <w:sz w:val="24"/>
            <w:szCs w:val="24"/>
          </w:rPr>
          <m:t>ϕ(⋅)</m:t>
        </m:r>
      </m:oMath>
      <w:r>
        <w:rPr>
          <w:rFonts w:hint="default" w:hAnsi="Cambria Math"/>
          <w:i w:val="0"/>
          <w:sz w:val="24"/>
          <w:szCs w:val="24"/>
        </w:rPr>
        <w:t xml:space="preserve"> 表示将输入映射到故障特征系数的编码器函数（本文采用 ResNet50 作为编码器）。</w:t>
      </w:r>
      <w:r>
        <w:rPr>
          <w:rFonts w:hint="default" w:hAnsi="Cambria Math"/>
          <w:i w:val="0"/>
          <w:sz w:val="24"/>
          <w:szCs w:val="24"/>
        </w:rPr>
        <w:br w:type="textWrapping"/>
      </w:r>
      <w:r>
        <w:rPr>
          <w:rFonts w:hint="eastAsia" w:hAnsi="Cambria Math"/>
          <w:i w:val="0"/>
          <w:sz w:val="24"/>
          <w:szCs w:val="24"/>
          <w:lang w:val="en-US" w:eastAsia="zh-CN"/>
        </w:rPr>
        <w:tab/>
      </w:r>
      <w:r>
        <w:rPr>
          <w:rFonts w:hint="default" w:hAnsi="Cambria Math"/>
          <w:i w:val="0"/>
          <w:sz w:val="24"/>
          <w:szCs w:val="24"/>
        </w:rPr>
        <w:t xml:space="preserve">获得估计的故障特征系数 </w:t>
      </w:r>
      <m:oMath>
        <m:acc>
          <m:accPr>
            <m:ctrlPr>
              <w:rPr>
                <w:rFonts w:hint="default" w:ascii="Cambria Math" w:hAnsi="Cambria Math"/>
                <w:i w:val="0"/>
                <w:sz w:val="24"/>
                <w:szCs w:val="24"/>
              </w:rPr>
            </m:ctrlPr>
          </m:accPr>
          <m:e>
            <m:r>
              <m:rPr>
                <m:sty m:val="p"/>
              </m:rPr>
              <w:rPr>
                <w:rFonts w:hint="default" w:ascii="Cambria Math" w:hAnsi="Cambria Math"/>
                <w:sz w:val="24"/>
                <w:szCs w:val="24"/>
              </w:rPr>
              <m:t>δ</m:t>
            </m:r>
            <m:ctrlPr>
              <w:rPr>
                <w:rFonts w:hint="default" w:ascii="Cambria Math" w:hAnsi="Cambria Math"/>
                <w:i w:val="0"/>
                <w:sz w:val="24"/>
                <w:szCs w:val="24"/>
              </w:rPr>
            </m:ctrlPr>
          </m:e>
        </m:acc>
      </m:oMath>
      <w:r>
        <w:rPr>
          <w:rFonts w:hint="default" w:hAnsi="Cambria Math"/>
          <w:i w:val="0"/>
          <w:sz w:val="24"/>
          <w:szCs w:val="24"/>
        </w:rPr>
        <w:t xml:space="preserve"> 后，</w:t>
      </w:r>
      <w:r>
        <w:rPr>
          <w:rFonts w:hint="default" w:hAnsi="Cambria Math"/>
          <w:i w:val="0"/>
          <w:color w:val="1424EE"/>
          <w:sz w:val="24"/>
          <w:szCs w:val="24"/>
        </w:rPr>
        <w:t>信号重建损失可以表示为</w:t>
      </w:r>
      <w:r>
        <w:rPr>
          <w:color w:val="1424EE"/>
        </w:rPr>
        <w:t>：</w:t>
      </w:r>
      <w:r>
        <w:rPr>
          <w:color w:val="1424EE"/>
        </w:rPr>
        <w:br w:type="textWrapping"/>
      </w:r>
      <m:oMath>
        <m:sSub>
          <m:sSubPr>
            <m:ctrlPr>
              <w:rPr>
                <w:rFonts w:hint="default" w:ascii="Cambria Math" w:hAnsi="Cambria Math"/>
                <w:color w:val="1424EE"/>
                <w:sz w:val="21"/>
              </w:rPr>
            </m:ctrlPr>
          </m:sSubPr>
          <m:e>
            <m:r>
              <m:rPr/>
              <w:rPr>
                <w:rFonts w:hint="default" w:ascii="Cambria Math" w:hAnsi="Cambria Math"/>
                <w:color w:val="1424EE"/>
                <w:sz w:val="21"/>
                <w:lang w:val="en-US" w:eastAsia="zh-CN"/>
              </w:rPr>
              <m:t xml:space="preserve">                                                            </m:t>
            </m:r>
            <m:r>
              <m:rPr/>
              <w:rPr>
                <w:rFonts w:hint="default" w:ascii="Cambria Math" w:hAnsi="Cambria Math"/>
                <w:color w:val="1424EE"/>
                <w:sz w:val="21"/>
              </w:rPr>
              <m:t>L</m:t>
            </m:r>
            <m:ctrlPr>
              <w:rPr>
                <w:rFonts w:ascii="Cambria Math" w:hAnsi="Cambria Math"/>
                <w:color w:val="1424EE"/>
                <w:sz w:val="21"/>
              </w:rPr>
            </m:ctrlPr>
          </m:e>
          <m:sub>
            <m:sSub>
              <m:sSubPr>
                <m:ctrlPr>
                  <w:rPr>
                    <w:rFonts w:hint="default" w:ascii="Cambria Math" w:hAnsi="Cambria Math"/>
                    <w:color w:val="1424EE"/>
                    <w:sz w:val="21"/>
                  </w:rPr>
                </m:ctrlPr>
              </m:sSubPr>
              <m:e>
                <m:r>
                  <m:rPr/>
                  <w:rPr>
                    <w:rFonts w:hint="default" w:ascii="Cambria Math" w:hAnsi="Cambria Math"/>
                    <w:color w:val="1424EE"/>
                    <w:sz w:val="21"/>
                  </w:rPr>
                  <m:t>N</m:t>
                </m:r>
                <m:ctrlPr>
                  <w:rPr>
                    <w:rFonts w:ascii="Cambria Math" w:hAnsi="Cambria Math"/>
                    <w:color w:val="1424EE"/>
                    <w:sz w:val="21"/>
                  </w:rPr>
                </m:ctrlPr>
              </m:e>
              <m:sub>
                <m:r>
                  <m:rPr/>
                  <w:rPr>
                    <w:rFonts w:hint="default" w:ascii="Cambria Math" w:hAnsi="Cambria Math"/>
                    <w:color w:val="1424EE"/>
                    <w:sz w:val="21"/>
                  </w:rPr>
                  <m:t>p</m:t>
                </m:r>
                <m:ctrlPr>
                  <w:rPr>
                    <w:rFonts w:ascii="Cambria Math" w:hAnsi="Cambria Math"/>
                    <w:color w:val="1424EE"/>
                    <w:sz w:val="21"/>
                  </w:rPr>
                </m:ctrlPr>
              </m:sub>
            </m:sSub>
            <m:r>
              <m:rPr/>
              <w:rPr>
                <w:rFonts w:hint="default" w:ascii="Cambria Math" w:hAnsi="Cambria Math"/>
                <w:color w:val="1424EE"/>
                <w:sz w:val="21"/>
              </w:rPr>
              <m:t>1</m:t>
            </m:r>
            <m:ctrlPr>
              <w:rPr>
                <w:rFonts w:hint="default" w:ascii="Cambria Math" w:hAnsi="Cambria Math"/>
                <w:color w:val="1424EE"/>
                <w:sz w:val="21"/>
              </w:rPr>
            </m:ctrlPr>
          </m:sub>
        </m:sSub>
        <m:r>
          <m:rPr/>
          <w:rPr>
            <w:rFonts w:hint="default" w:ascii="Cambria Math" w:hAnsi="Cambria Math"/>
            <w:color w:val="1424EE"/>
            <w:sz w:val="21"/>
          </w:rPr>
          <m:t>=</m:t>
        </m:r>
        <m:sSubSup>
          <m:sSubSupPr>
            <m:ctrlPr>
              <w:rPr>
                <w:rFonts w:hint="default" w:ascii="Cambria Math" w:hAnsi="Cambria Math"/>
                <w:color w:val="1424EE"/>
                <w:sz w:val="21"/>
              </w:rPr>
            </m:ctrlPr>
          </m:sSubSupPr>
          <m:e>
            <m:d>
              <m:dPr>
                <m:begChr m:val="‖"/>
                <m:endChr m:val="‖"/>
                <m:ctrlPr>
                  <w:rPr>
                    <w:rFonts w:hint="default" w:ascii="Cambria Math" w:hAnsi="Cambria Math"/>
                    <w:color w:val="1424EE"/>
                    <w:sz w:val="21"/>
                  </w:rPr>
                </m:ctrlPr>
              </m:dPr>
              <m:e>
                <m:r>
                  <m:rPr/>
                  <w:rPr>
                    <w:rFonts w:hint="default" w:ascii="Cambria Math" w:hAnsi="Cambria Math"/>
                    <w:color w:val="1424EE"/>
                    <w:sz w:val="21"/>
                  </w:rPr>
                  <m:t>X−</m:t>
                </m:r>
                <w:commentRangeStart w:id="1"/>
                <m:acc>
                  <m:accPr>
                    <m:ctrlPr>
                      <w:rPr>
                        <w:rFonts w:hint="default" w:ascii="Cambria Math" w:hAnsi="Cambria Math"/>
                        <w:color w:val="1424EE"/>
                        <w:sz w:val="21"/>
                      </w:rPr>
                    </m:ctrlPr>
                  </m:accPr>
                  <m:e>
                    <m:r>
                      <m:rPr/>
                      <w:rPr>
                        <w:rFonts w:hint="default" w:ascii="Cambria Math" w:hAnsi="Cambria Math"/>
                        <w:color w:val="1424EE"/>
                        <w:sz w:val="21"/>
                      </w:rPr>
                      <m:t>P</m:t>
                    </m:r>
                    <m:ctrlPr>
                      <w:rPr>
                        <w:rFonts w:ascii="Cambria Math" w:hAnsi="Cambria Math"/>
                        <w:color w:val="1424EE"/>
                        <w:sz w:val="21"/>
                      </w:rPr>
                    </m:ctrlPr>
                  </m:e>
                </m:acc>
                <m:r>
                  <m:rPr/>
                  <w:rPr>
                    <w:rFonts w:hint="default" w:ascii="Cambria Math" w:hAnsi="Cambria Math"/>
                    <w:color w:val="1424EE"/>
                    <w:sz w:val="21"/>
                  </w:rPr>
                  <m:t>(</m:t>
                </m:r>
                <m:acc>
                  <m:accPr>
                    <m:ctrlPr>
                      <w:rPr>
                        <w:rFonts w:hint="default" w:ascii="Cambria Math" w:hAnsi="Cambria Math"/>
                        <w:color w:val="1424EE"/>
                        <w:sz w:val="21"/>
                      </w:rPr>
                    </m:ctrlPr>
                  </m:accPr>
                  <m:e>
                    <m:r>
                      <m:rPr/>
                      <w:rPr>
                        <w:rFonts w:hint="default" w:ascii="Cambria Math" w:hAnsi="Cambria Math"/>
                        <w:color w:val="1424EE"/>
                        <w:sz w:val="21"/>
                      </w:rPr>
                      <m:t>δ</m:t>
                    </m:r>
                    <m:ctrlPr>
                      <w:rPr>
                        <w:rFonts w:ascii="Cambria Math" w:hAnsi="Cambria Math"/>
                        <w:color w:val="1424EE"/>
                        <w:sz w:val="21"/>
                      </w:rPr>
                    </m:ctrlPr>
                  </m:e>
                </m:acc>
                <m:r>
                  <m:rPr/>
                  <w:rPr>
                    <w:rFonts w:hint="default" w:ascii="Cambria Math" w:hAnsi="Cambria Math"/>
                    <w:color w:val="1424EE"/>
                    <w:sz w:val="21"/>
                  </w:rPr>
                  <m:t>,t)</m:t>
                </m:r>
                <w:commentRangeEnd w:id="1"/>
                <m:r>
                  <m:rPr>
                    <m:sty m:val="p"/>
                  </m:rPr>
                  <w:commentReference w:id="1"/>
                </m:r>
                <m:ctrlPr>
                  <w:rPr>
                    <w:rFonts w:hint="default" w:ascii="Cambria Math" w:hAnsi="Cambria Math"/>
                    <w:color w:val="1424EE"/>
                    <w:sz w:val="21"/>
                  </w:rPr>
                </m:ctrlPr>
              </m:e>
            </m:d>
            <m:ctrlPr>
              <w:rPr>
                <w:rFonts w:hint="default" w:ascii="Cambria Math" w:hAnsi="Cambria Math"/>
                <w:color w:val="1424EE"/>
                <w:sz w:val="21"/>
              </w:rPr>
            </m:ctrlPr>
          </m:e>
          <m:sub>
            <m:r>
              <m:rPr/>
              <w:rPr>
                <w:rFonts w:hint="default" w:ascii="Cambria Math" w:hAnsi="Cambria Math"/>
                <w:color w:val="1424EE"/>
                <w:sz w:val="21"/>
              </w:rPr>
              <m:t>2</m:t>
            </m:r>
            <m:r>
              <m:rPr/>
              <w:rPr>
                <w:rFonts w:hint="default" w:ascii="Cambria Math" w:hAnsi="Cambria Math"/>
                <w:color w:val="1424EE"/>
                <w:sz w:val="21"/>
                <w:lang w:val="en-US" w:eastAsia="zh-CN"/>
              </w:rPr>
              <m:t xml:space="preserve">   </m:t>
            </m:r>
            <m:ctrlPr>
              <w:rPr>
                <w:rFonts w:hint="default" w:ascii="Cambria Math" w:hAnsi="Cambria Math"/>
                <w:color w:val="1424EE"/>
                <w:sz w:val="21"/>
              </w:rPr>
            </m:ctrlPr>
          </m:sub>
          <m:sup>
            <m:r>
              <m:rPr/>
              <w:rPr>
                <w:rFonts w:hint="default" w:ascii="Cambria Math" w:hAnsi="Cambria Math"/>
                <w:color w:val="1424EE"/>
                <w:sz w:val="21"/>
              </w:rPr>
              <m:t>2</m:t>
            </m:r>
            <m:ctrlPr>
              <w:rPr>
                <w:rFonts w:hint="default" w:ascii="Cambria Math" w:hAnsi="Cambria Math"/>
                <w:color w:val="1424EE"/>
                <w:sz w:val="21"/>
              </w:rPr>
            </m:ctrlPr>
          </m:sup>
        </m:sSubSup>
      </m:oMath>
      <w:r>
        <w:rPr>
          <w:rFonts w:hint="eastAsia" w:hAnsi="Cambria Math"/>
          <w:i w:val="0"/>
          <w:color w:val="1424EE"/>
          <w:sz w:val="21"/>
          <w:lang w:val="en-US" w:eastAsia="zh-CN"/>
        </w:rPr>
        <w:t xml:space="preserve">                              (7)</w:t>
      </w:r>
      <w:r>
        <w:rPr>
          <w:color w:val="1424EE"/>
        </w:rPr>
        <w:br w:type="textWrapping"/>
      </w:r>
      <w:r>
        <w:rPr>
          <w:rFonts w:hint="default" w:hAnsi="Cambria Math"/>
          <w:i w:val="0"/>
          <w:sz w:val="24"/>
          <w:szCs w:val="24"/>
        </w:rPr>
        <w:t>该损失鼓励模型学习符合公式 (5) 中物理定律的故障特征系数。估计的故障特征系数被视为物理信息特征，进一步用于故障分类的分类器中。</w:t>
      </w:r>
      <w:r>
        <w:rPr>
          <w:rFonts w:hint="default" w:hAnsi="Cambria Math"/>
          <w:i w:val="0"/>
          <w:color w:val="1424EE"/>
          <w:sz w:val="24"/>
          <w:szCs w:val="24"/>
        </w:rPr>
        <w:t>分类损失使用交叉熵函数计算，记为</w:t>
      </w:r>
      <m:oMath>
        <m:sSub>
          <m:sSubPr>
            <m:ctrlPr>
              <w:rPr>
                <w:rFonts w:hint="default" w:ascii="Cambria Math" w:hAnsi="Cambria Math"/>
                <w:color w:val="1424EE"/>
                <w:sz w:val="24"/>
              </w:rPr>
            </m:ctrlPr>
          </m:sSubPr>
          <m:e>
            <m:r>
              <m:rPr/>
              <w:rPr>
                <w:rFonts w:hint="default" w:ascii="Cambria Math" w:hAnsi="Cambria Math"/>
                <w:color w:val="1424EE"/>
                <w:sz w:val="24"/>
              </w:rPr>
              <m:t>L</m:t>
            </m:r>
            <m:ctrlPr>
              <w:rPr>
                <w:rFonts w:ascii="Cambria Math" w:hAnsi="Cambria Math"/>
                <w:color w:val="1424EE"/>
                <w:sz w:val="24"/>
              </w:rPr>
            </m:ctrlPr>
          </m:e>
          <m:sub>
            <m:sSub>
              <m:sSubPr>
                <m:ctrlPr>
                  <w:rPr>
                    <w:rFonts w:hint="default" w:ascii="Cambria Math" w:hAnsi="Cambria Math"/>
                    <w:color w:val="1424EE"/>
                    <w:sz w:val="24"/>
                  </w:rPr>
                </m:ctrlPr>
              </m:sSubPr>
              <m:e>
                <m:r>
                  <m:rPr/>
                  <w:rPr>
                    <w:rFonts w:hint="default" w:ascii="Cambria Math" w:hAnsi="Cambria Math"/>
                    <w:color w:val="1424EE"/>
                    <w:sz w:val="24"/>
                  </w:rPr>
                  <m:t>N</m:t>
                </m:r>
                <m:ctrlPr>
                  <w:rPr>
                    <w:rFonts w:ascii="Cambria Math" w:hAnsi="Cambria Math"/>
                    <w:color w:val="1424EE"/>
                    <w:sz w:val="24"/>
                  </w:rPr>
                </m:ctrlPr>
              </m:e>
              <m:sub>
                <m:r>
                  <m:rPr/>
                  <w:rPr>
                    <w:rFonts w:hint="default" w:ascii="Cambria Math" w:hAnsi="Cambria Math"/>
                    <w:color w:val="1424EE"/>
                    <w:sz w:val="24"/>
                  </w:rPr>
                  <m:t>p</m:t>
                </m:r>
                <m:ctrlPr>
                  <w:rPr>
                    <w:rFonts w:ascii="Cambria Math" w:hAnsi="Cambria Math"/>
                    <w:color w:val="1424EE"/>
                    <w:sz w:val="24"/>
                  </w:rPr>
                </m:ctrlPr>
              </m:sub>
            </m:sSub>
            <m:r>
              <m:rPr/>
              <w:rPr>
                <w:rFonts w:hint="default" w:ascii="Cambria Math" w:hAnsi="Cambria Math"/>
                <w:color w:val="1424EE"/>
                <w:sz w:val="24"/>
              </w:rPr>
              <m:t>2</m:t>
            </m:r>
            <m:ctrlPr>
              <w:rPr>
                <w:rFonts w:hint="default" w:ascii="Cambria Math" w:hAnsi="Cambria Math"/>
                <w:color w:val="1424EE"/>
                <w:sz w:val="24"/>
              </w:rPr>
            </m:ctrlPr>
          </m:sub>
        </m:sSub>
      </m:oMath>
      <w:r>
        <w:rPr>
          <w:rFonts w:hint="default" w:hAnsi="Cambria Math"/>
          <w:i w:val="0"/>
          <w:color w:val="1424EE"/>
          <w:sz w:val="24"/>
          <w:szCs w:val="24"/>
        </w:rPr>
        <w:t xml:space="preserve"> 。最终，整个物理教师网络的损失函数表示为：</w:t>
      </w:r>
      <w:r>
        <w:rPr>
          <w:rFonts w:hint="default" w:hAnsi="Cambria Math"/>
          <w:i w:val="0"/>
          <w:color w:val="1424EE"/>
          <w:sz w:val="24"/>
          <w:szCs w:val="24"/>
        </w:rPr>
        <w:br w:type="textWrapping"/>
      </w:r>
      <w:r>
        <w:rPr>
          <w:rFonts w:hint="eastAsia"/>
          <w:color w:val="1424EE"/>
          <w:lang w:val="en-US" w:eastAsia="zh-CN"/>
        </w:rPr>
        <w:tab/>
      </w:r>
      <w:r>
        <w:rPr>
          <w:rFonts w:hint="eastAsia"/>
          <w:color w:val="1424EE"/>
          <w:lang w:val="en-US" w:eastAsia="zh-CN"/>
        </w:rPr>
        <w:t xml:space="preserve">                        </w:t>
      </w:r>
      <m:oMath>
        <m:sSub>
          <m:sSubPr>
            <m:ctrlPr>
              <w:rPr>
                <w:rFonts w:hint="default" w:ascii="Cambria Math" w:hAnsi="Cambria Math"/>
                <w:color w:val="1424EE"/>
                <w:sz w:val="21"/>
              </w:rPr>
            </m:ctrlPr>
          </m:sSubPr>
          <m:e>
            <m:r>
              <m:rPr/>
              <w:rPr>
                <w:rFonts w:hint="default" w:ascii="Cambria Math" w:hAnsi="Cambria Math"/>
                <w:color w:val="1424EE"/>
                <w:sz w:val="21"/>
              </w:rPr>
              <m:t>L</m:t>
            </m:r>
            <m:ctrlPr>
              <w:rPr>
                <w:rFonts w:ascii="Cambria Math" w:hAnsi="Cambria Math"/>
                <w:color w:val="1424EE"/>
                <w:sz w:val="21"/>
              </w:rPr>
            </m:ctrlPr>
          </m:e>
          <m:sub>
            <m:sSub>
              <m:sSubPr>
                <m:ctrlPr>
                  <w:rPr>
                    <w:rFonts w:hint="default" w:ascii="Cambria Math" w:hAnsi="Cambria Math"/>
                    <w:color w:val="1424EE"/>
                    <w:sz w:val="21"/>
                  </w:rPr>
                </m:ctrlPr>
              </m:sSubPr>
              <m:e>
                <m:r>
                  <m:rPr/>
                  <w:rPr>
                    <w:rFonts w:hint="default" w:ascii="Cambria Math" w:hAnsi="Cambria Math"/>
                    <w:color w:val="1424EE"/>
                    <w:sz w:val="21"/>
                  </w:rPr>
                  <m:t>N</m:t>
                </m:r>
                <m:ctrlPr>
                  <w:rPr>
                    <w:rFonts w:ascii="Cambria Math" w:hAnsi="Cambria Math"/>
                    <w:color w:val="1424EE"/>
                    <w:sz w:val="21"/>
                  </w:rPr>
                </m:ctrlPr>
              </m:e>
              <m:sub>
                <m:r>
                  <m:rPr/>
                  <w:rPr>
                    <w:rFonts w:hint="default" w:ascii="Cambria Math" w:hAnsi="Cambria Math"/>
                    <w:color w:val="1424EE"/>
                    <w:sz w:val="21"/>
                  </w:rPr>
                  <m:t>p</m:t>
                </m:r>
                <m:ctrlPr>
                  <w:rPr>
                    <w:rFonts w:ascii="Cambria Math" w:hAnsi="Cambria Math"/>
                    <w:color w:val="1424EE"/>
                    <w:sz w:val="21"/>
                  </w:rPr>
                </m:ctrlPr>
              </m:sub>
            </m:sSub>
            <m:ctrlPr>
              <w:rPr>
                <w:rFonts w:hint="default" w:ascii="Cambria Math" w:hAnsi="Cambria Math"/>
                <w:color w:val="1424EE"/>
                <w:sz w:val="21"/>
              </w:rPr>
            </m:ctrlPr>
          </m:sub>
        </m:sSub>
        <m:r>
          <m:rPr/>
          <w:rPr>
            <w:rFonts w:hint="default" w:ascii="Cambria Math" w:hAnsi="Cambria Math"/>
            <w:color w:val="1424EE"/>
            <w:sz w:val="21"/>
          </w:rPr>
          <m:t>=</m:t>
        </m:r>
        <m:sSub>
          <m:sSubPr>
            <m:ctrlPr>
              <w:rPr>
                <w:rFonts w:hint="default" w:ascii="Cambria Math" w:hAnsi="Cambria Math"/>
                <w:color w:val="1424EE"/>
                <w:sz w:val="21"/>
              </w:rPr>
            </m:ctrlPr>
          </m:sSubPr>
          <m:e>
            <m:r>
              <m:rPr/>
              <w:rPr>
                <w:rFonts w:hint="default" w:ascii="Cambria Math" w:hAnsi="Cambria Math"/>
                <w:color w:val="1424EE"/>
                <w:sz w:val="21"/>
              </w:rPr>
              <m:t>L</m:t>
            </m:r>
            <m:ctrlPr>
              <w:rPr>
                <w:rFonts w:hint="default" w:ascii="Cambria Math" w:hAnsi="Cambria Math"/>
                <w:color w:val="1424EE"/>
                <w:sz w:val="21"/>
              </w:rPr>
            </m:ctrlPr>
          </m:e>
          <m:sub>
            <m:sSub>
              <m:sSubPr>
                <m:ctrlPr>
                  <w:rPr>
                    <w:rFonts w:hint="default" w:ascii="Cambria Math" w:hAnsi="Cambria Math"/>
                    <w:color w:val="1424EE"/>
                    <w:sz w:val="21"/>
                  </w:rPr>
                </m:ctrlPr>
              </m:sSubPr>
              <m:e>
                <m:r>
                  <m:rPr/>
                  <w:rPr>
                    <w:rFonts w:hint="default" w:ascii="Cambria Math" w:hAnsi="Cambria Math"/>
                    <w:color w:val="1424EE"/>
                    <w:sz w:val="21"/>
                  </w:rPr>
                  <m:t>N</m:t>
                </m:r>
                <m:ctrlPr>
                  <w:rPr>
                    <w:rFonts w:ascii="Cambria Math" w:hAnsi="Cambria Math"/>
                    <w:color w:val="1424EE"/>
                    <w:sz w:val="21"/>
                  </w:rPr>
                </m:ctrlPr>
              </m:e>
              <m:sub>
                <m:r>
                  <m:rPr/>
                  <w:rPr>
                    <w:rFonts w:hint="default" w:ascii="Cambria Math" w:hAnsi="Cambria Math"/>
                    <w:color w:val="1424EE"/>
                    <w:sz w:val="21"/>
                  </w:rPr>
                  <m:t>p</m:t>
                </m:r>
                <m:ctrlPr>
                  <w:rPr>
                    <w:rFonts w:ascii="Cambria Math" w:hAnsi="Cambria Math"/>
                    <w:color w:val="1424EE"/>
                    <w:sz w:val="21"/>
                  </w:rPr>
                </m:ctrlPr>
              </m:sub>
            </m:sSub>
            <m:r>
              <m:rPr/>
              <w:rPr>
                <w:rFonts w:hint="default" w:ascii="Cambria Math" w:hAnsi="Cambria Math"/>
                <w:color w:val="1424EE"/>
                <w:sz w:val="21"/>
              </w:rPr>
              <m:t>1</m:t>
            </m:r>
            <m:ctrlPr>
              <w:rPr>
                <w:rFonts w:hint="default" w:ascii="Cambria Math" w:hAnsi="Cambria Math"/>
                <w:color w:val="1424EE"/>
                <w:sz w:val="21"/>
              </w:rPr>
            </m:ctrlPr>
          </m:sub>
        </m:sSub>
        <m:r>
          <m:rPr/>
          <w:rPr>
            <w:rFonts w:hint="default" w:ascii="Cambria Math" w:hAnsi="Cambria Math"/>
            <w:color w:val="1424EE"/>
            <w:sz w:val="21"/>
          </w:rPr>
          <m:t>+</m:t>
        </m:r>
        <m:sSub>
          <m:sSubPr>
            <m:ctrlPr>
              <w:rPr>
                <w:rFonts w:hint="default" w:ascii="Cambria Math" w:hAnsi="Cambria Math"/>
                <w:color w:val="1424EE"/>
                <w:sz w:val="21"/>
              </w:rPr>
            </m:ctrlPr>
          </m:sSubPr>
          <m:e>
            <m:r>
              <m:rPr/>
              <w:rPr>
                <w:rFonts w:hint="default" w:ascii="Cambria Math" w:hAnsi="Cambria Math"/>
                <w:color w:val="1424EE"/>
                <w:sz w:val="21"/>
              </w:rPr>
              <m:t>L</m:t>
            </m:r>
            <m:ctrlPr>
              <w:rPr>
                <w:rFonts w:hint="default" w:ascii="Cambria Math" w:hAnsi="Cambria Math"/>
                <w:color w:val="1424EE"/>
                <w:sz w:val="21"/>
              </w:rPr>
            </m:ctrlPr>
          </m:e>
          <m:sub>
            <m:sSub>
              <m:sSubPr>
                <m:ctrlPr>
                  <w:rPr>
                    <w:rFonts w:hint="default" w:ascii="Cambria Math" w:hAnsi="Cambria Math"/>
                    <w:color w:val="1424EE"/>
                    <w:sz w:val="21"/>
                  </w:rPr>
                </m:ctrlPr>
              </m:sSubPr>
              <m:e>
                <m:r>
                  <m:rPr/>
                  <w:rPr>
                    <w:rFonts w:hint="default" w:ascii="Cambria Math" w:hAnsi="Cambria Math"/>
                    <w:color w:val="1424EE"/>
                    <w:sz w:val="21"/>
                  </w:rPr>
                  <m:t>N</m:t>
                </m:r>
                <m:ctrlPr>
                  <w:rPr>
                    <w:rFonts w:ascii="Cambria Math" w:hAnsi="Cambria Math"/>
                    <w:color w:val="1424EE"/>
                    <w:sz w:val="21"/>
                  </w:rPr>
                </m:ctrlPr>
              </m:e>
              <m:sub>
                <m:r>
                  <m:rPr/>
                  <w:rPr>
                    <w:rFonts w:hint="default" w:ascii="Cambria Math" w:hAnsi="Cambria Math"/>
                    <w:color w:val="1424EE"/>
                    <w:sz w:val="21"/>
                  </w:rPr>
                  <m:t>p</m:t>
                </m:r>
                <m:ctrlPr>
                  <w:rPr>
                    <w:rFonts w:ascii="Cambria Math" w:hAnsi="Cambria Math"/>
                    <w:color w:val="1424EE"/>
                    <w:sz w:val="21"/>
                  </w:rPr>
                </m:ctrlPr>
              </m:sub>
            </m:sSub>
            <m:r>
              <m:rPr/>
              <w:rPr>
                <w:rFonts w:hint="default" w:ascii="Cambria Math" w:hAnsi="Cambria Math"/>
                <w:color w:val="1424EE"/>
                <w:sz w:val="21"/>
              </w:rPr>
              <m:t>2</m:t>
            </m:r>
            <m:ctrlPr>
              <w:rPr>
                <w:rFonts w:hint="default" w:ascii="Cambria Math" w:hAnsi="Cambria Math"/>
                <w:color w:val="1424EE"/>
                <w:sz w:val="21"/>
              </w:rPr>
            </m:ctrlPr>
          </m:sub>
        </m:sSub>
      </m:oMath>
      <w:r>
        <w:rPr>
          <w:rFonts w:hint="eastAsia" w:hAnsi="Cambria Math"/>
          <w:i w:val="0"/>
          <w:color w:val="1424EE"/>
          <w:sz w:val="21"/>
          <w:lang w:val="en-US" w:eastAsia="zh-CN"/>
        </w:rPr>
        <w:t xml:space="preserve">                                 (8)</w:t>
      </w:r>
    </w:p>
    <w:p w14:paraId="55CE1E51">
      <w:pPr>
        <w:numPr>
          <w:ilvl w:val="0"/>
          <w:numId w:val="0"/>
        </w:numPr>
      </w:pPr>
      <w:r>
        <w:rPr>
          <w:color w:val="1424EE"/>
        </w:rPr>
        <w:br w:type="textWrapping"/>
      </w:r>
    </w:p>
    <w:p w14:paraId="7BA0F3C6">
      <w:pPr>
        <w:numPr>
          <w:ilvl w:val="0"/>
          <w:numId w:val="0"/>
        </w:numPr>
      </w:pPr>
    </w:p>
    <w:p w14:paraId="633905AD">
      <w:pPr>
        <w:numPr>
          <w:ilvl w:val="0"/>
          <w:numId w:val="0"/>
        </w:numPr>
        <w:rPr>
          <w:rFonts w:hint="default" w:hAnsi="Cambria Math"/>
          <w:i w:val="0"/>
          <w:color w:val="1424EE"/>
          <w:sz w:val="24"/>
          <w:szCs w:val="24"/>
        </w:rPr>
      </w:pPr>
      <w:r>
        <w:br w:type="textWrapping"/>
      </w:r>
      <w:r>
        <w:rPr>
          <w:rFonts w:hint="default" w:hAnsi="Cambria Math"/>
          <w:i w:val="0"/>
          <w:sz w:val="24"/>
          <w:szCs w:val="24"/>
        </w:rPr>
        <w:t>C. 时序教师网络</w:t>
      </w:r>
      <w:r>
        <w:rPr>
          <w:rFonts w:hint="default" w:hAnsi="Cambria Math"/>
          <w:i w:val="0"/>
          <w:sz w:val="24"/>
          <w:szCs w:val="24"/>
        </w:rPr>
        <w:br w:type="textWrapping"/>
      </w:r>
      <w:r>
        <w:rPr>
          <w:rFonts w:hint="eastAsia" w:hAnsi="Cambria Math"/>
          <w:i w:val="0"/>
          <w:sz w:val="24"/>
          <w:szCs w:val="24"/>
          <w:lang w:val="en-US" w:eastAsia="zh-CN"/>
        </w:rPr>
        <w:tab/>
      </w:r>
      <w:r>
        <w:rPr>
          <w:rFonts w:hint="default" w:hAnsi="Cambria Math"/>
          <w:i w:val="0"/>
          <w:sz w:val="24"/>
          <w:szCs w:val="24"/>
        </w:rPr>
        <w:t>GPT 架构基于 Transformer，特别适用于处理具有长期依赖性的序列数据。在故障诊断中，由于信号通常表现出明显的时序动态特征，GPT 非常适合提取有意义的时间模式。</w:t>
      </w:r>
      <w:r>
        <w:rPr>
          <w:rFonts w:hint="default" w:hAnsi="Cambria Math"/>
          <w:i w:val="0"/>
          <w:color w:val="1424EE"/>
          <w:sz w:val="24"/>
          <w:szCs w:val="24"/>
        </w:rPr>
        <w:t>压力信号和振动信号反映了泵浦系统中流体动力学的动态过程。由于这两种信号在时间上密切相关</w:t>
      </w:r>
      <w:r>
        <w:rPr>
          <w:rFonts w:hint="default" w:hAnsi="Cambria Math"/>
          <w:i w:val="0"/>
          <w:sz w:val="24"/>
          <w:szCs w:val="24"/>
        </w:rPr>
        <w:t>，并可由多个传感器同时采集，为此我们设计了</w:t>
      </w:r>
      <w:r>
        <w:rPr>
          <w:rFonts w:hint="default" w:hAnsi="Cambria Math"/>
          <w:i w:val="0"/>
          <w:color w:val="1424EE"/>
          <w:sz w:val="24"/>
          <w:szCs w:val="24"/>
        </w:rPr>
        <w:t>时序教师网络</w:t>
      </w:r>
      <m:oMath>
        <m:sSub>
          <m:sSubPr>
            <m:ctrlPr>
              <w:rPr>
                <w:rFonts w:hint="default" w:ascii="Cambria Math" w:hAnsi="Cambria Math"/>
                <w:i w:val="0"/>
                <w:color w:val="1424EE"/>
                <w:sz w:val="24"/>
                <w:szCs w:val="24"/>
              </w:rPr>
            </m:ctrlPr>
          </m:sSubPr>
          <m:e>
            <m:r>
              <m:rPr>
                <m:sty m:val="p"/>
                <m:scr m:val="script"/>
              </m:rPr>
              <w:rPr>
                <w:rFonts w:hint="default" w:ascii="Cambria Math" w:hAnsi="Cambria Math" w:eastAsia="MS Mincho"/>
                <w:color w:val="1424EE"/>
                <w:sz w:val="24"/>
                <w:szCs w:val="24"/>
              </w:rPr>
              <m:t>N</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t</m:t>
            </m:r>
            <m:ctrlPr>
              <w:rPr>
                <w:rFonts w:hint="default" w:ascii="Cambria Math" w:hAnsi="Cambria Math"/>
                <w:i w:val="0"/>
                <w:color w:val="1424EE"/>
                <w:sz w:val="24"/>
                <w:szCs w:val="24"/>
              </w:rPr>
            </m:ctrlPr>
          </m:sub>
        </m:sSub>
      </m:oMath>
      <w:r>
        <w:rPr>
          <w:rFonts w:hint="default" w:hAnsi="Cambria Math"/>
          <w:i w:val="0"/>
          <w:color w:val="1424EE"/>
          <w:sz w:val="24"/>
          <w:szCs w:val="24"/>
        </w:rPr>
        <w:t>，用于从多个通道信号中提取时序故障特征</w:t>
      </w:r>
      <w:r>
        <w:rPr>
          <w:rFonts w:hint="default" w:hAnsi="Cambria Math"/>
          <w:i w:val="0"/>
          <w:sz w:val="24"/>
          <w:szCs w:val="24"/>
        </w:rPr>
        <w:t>。</w:t>
      </w:r>
      <w:r>
        <w:rPr>
          <w:rFonts w:hint="default" w:hAnsi="Cambria Math"/>
          <w:i w:val="0"/>
          <w:sz w:val="24"/>
          <w:szCs w:val="24"/>
        </w:rPr>
        <w:br w:type="textWrapping"/>
      </w:r>
      <w:r>
        <w:rPr>
          <w:rFonts w:hint="eastAsia" w:hAnsi="Cambria Math"/>
          <w:i w:val="0"/>
          <w:sz w:val="24"/>
          <w:szCs w:val="24"/>
          <w:lang w:val="en-US" w:eastAsia="zh-CN"/>
        </w:rPr>
        <w:tab/>
      </w:r>
      <w:r>
        <w:rPr>
          <w:rFonts w:hint="default" w:hAnsi="Cambria Math"/>
          <w:i w:val="0"/>
          <w:color w:val="1424EE"/>
          <w:sz w:val="24"/>
          <w:szCs w:val="24"/>
        </w:rPr>
        <w:t xml:space="preserve">首先，对于压力信号 </w:t>
      </w:r>
      <m:oMath>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x</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p</m:t>
            </m:r>
            <m:ctrlPr>
              <w:rPr>
                <w:rFonts w:hint="default" w:ascii="Cambria Math" w:hAnsi="Cambria Math"/>
                <w:i w:val="0"/>
                <w:color w:val="1424EE"/>
                <w:sz w:val="24"/>
                <w:szCs w:val="24"/>
              </w:rPr>
            </m:ctrlPr>
          </m:sub>
        </m:sSub>
      </m:oMath>
      <w:r>
        <w:rPr>
          <w:rFonts w:hint="default" w:hAnsi="Cambria Math"/>
          <w:i w:val="0"/>
          <w:color w:val="1424EE"/>
          <w:sz w:val="24"/>
          <w:szCs w:val="24"/>
        </w:rPr>
        <w:t>，我们将其划分为</w:t>
      </w:r>
      <m:oMath>
        <m:r>
          <m:rPr>
            <m:sty m:val="p"/>
          </m:rPr>
          <w:rPr>
            <w:rFonts w:hint="default" w:ascii="Cambria Math" w:hAnsi="Cambria Math"/>
            <w:color w:val="1424EE"/>
            <w:sz w:val="24"/>
            <w:szCs w:val="24"/>
          </w:rPr>
          <m:t>N</m:t>
        </m:r>
      </m:oMath>
      <w:r>
        <w:rPr>
          <w:rFonts w:hint="default" w:hAnsi="Cambria Math"/>
          <w:i w:val="0"/>
          <w:color w:val="1424EE"/>
          <w:sz w:val="24"/>
          <w:szCs w:val="24"/>
        </w:rPr>
        <w:t xml:space="preserve"> 个小段，记为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p</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p</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p</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 xml:space="preserve">，每个 </w:t>
      </w:r>
      <m:oMath>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p</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i</m:t>
            </m:r>
            <m:ctrlPr>
              <w:rPr>
                <w:rFonts w:hint="default" w:ascii="Cambria Math" w:hAnsi="Cambria Math"/>
                <w:i w:val="0"/>
                <w:color w:val="1424EE"/>
                <w:sz w:val="24"/>
                <w:szCs w:val="24"/>
              </w:rPr>
            </m:ctrlPr>
          </m:sub>
        </m:sSub>
      </m:oMath>
      <w:r>
        <w:rPr>
          <w:rFonts w:hint="default" w:hAnsi="Cambria Math"/>
          <w:i w:val="0"/>
          <w:color w:val="1424EE"/>
          <w:sz w:val="24"/>
          <w:szCs w:val="24"/>
        </w:rPr>
        <w:t xml:space="preserve"> 具有相同的维度。</w:t>
      </w:r>
      <w:r>
        <w:rPr>
          <w:rFonts w:hint="default" w:hAnsi="Cambria Math"/>
          <w:i w:val="0"/>
          <w:sz w:val="24"/>
          <w:szCs w:val="24"/>
        </w:rPr>
        <w:t>类似地，</w:t>
      </w:r>
      <w:r>
        <w:rPr>
          <w:rFonts w:hint="default" w:hAnsi="Cambria Math"/>
          <w:i w:val="0"/>
          <w:color w:val="1424EE"/>
          <w:sz w:val="24"/>
          <w:szCs w:val="24"/>
        </w:rPr>
        <w:t>将振动信号</w:t>
      </w:r>
      <m:oMath>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x</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v</m:t>
            </m:r>
            <m:ctrlPr>
              <w:rPr>
                <w:rFonts w:hint="default" w:ascii="Cambria Math" w:hAnsi="Cambria Math"/>
                <w:i w:val="0"/>
                <w:color w:val="1424EE"/>
                <w:sz w:val="24"/>
                <w:szCs w:val="24"/>
              </w:rPr>
            </m:ctrlPr>
          </m:sub>
        </m:sSub>
      </m:oMath>
      <w:r>
        <w:rPr>
          <w:rFonts w:hint="default" w:hAnsi="Cambria Math"/>
          <w:i w:val="0"/>
          <w:color w:val="1424EE"/>
          <w:sz w:val="24"/>
          <w:szCs w:val="24"/>
        </w:rPr>
        <w:t xml:space="preserve"> 划分为 </w:t>
      </w:r>
      <m:oMath>
        <m:r>
          <m:rPr>
            <m:sty m:val="p"/>
          </m:rPr>
          <w:rPr>
            <w:rFonts w:hint="default" w:ascii="Cambria Math" w:hAnsi="Cambria Math"/>
            <w:color w:val="1424EE"/>
            <w:sz w:val="24"/>
            <w:szCs w:val="24"/>
          </w:rPr>
          <m:t>N</m:t>
        </m:r>
      </m:oMath>
      <w:r>
        <w:rPr>
          <w:rFonts w:hint="default" w:hAnsi="Cambria Math"/>
          <w:i w:val="0"/>
          <w:color w:val="1424EE"/>
          <w:sz w:val="24"/>
          <w:szCs w:val="24"/>
        </w:rPr>
        <w:t xml:space="preserve">个小数据段，表示为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v</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v</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v</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w:t>
      </w:r>
      <w:r>
        <w:rPr>
          <w:rFonts w:hint="default" w:hAnsi="Cambria Math"/>
          <w:i w:val="0"/>
          <w:sz w:val="24"/>
          <w:szCs w:val="24"/>
        </w:rPr>
        <w:t>每个</w:t>
      </w:r>
      <w:r>
        <w:rPr>
          <w:rFonts w:hint="default" w:hAnsi="Cambria Math"/>
          <w:i w:val="0"/>
          <w:color w:val="1424EE"/>
          <w:sz w:val="24"/>
          <w:szCs w:val="24"/>
        </w:rPr>
        <w:t xml:space="preserve">数据段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p</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i</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v</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i</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∣i=1,2,…,N}</m:t>
        </m:r>
      </m:oMath>
      <w:r>
        <w:rPr>
          <w:rFonts w:hint="default" w:hAnsi="Cambria Math"/>
          <w:i w:val="0"/>
          <w:sz w:val="24"/>
          <w:szCs w:val="24"/>
        </w:rPr>
        <w:t>被视为编码器的一个独立训练样本。随后，我们</w:t>
      </w:r>
      <w:r>
        <w:rPr>
          <w:rFonts w:hint="default" w:hAnsi="Cambria Math"/>
          <w:i w:val="0"/>
          <w:color w:val="1424EE"/>
          <w:sz w:val="24"/>
          <w:szCs w:val="24"/>
        </w:rPr>
        <w:t>构建了一个包括多头自注意力机制和逐位置前馈神经网络的结构，以捕捉每种模态下数据段的时间依赖关系。</w:t>
      </w:r>
      <w:r>
        <w:rPr>
          <w:rFonts w:hint="default" w:hAnsi="Cambria Math"/>
          <w:i w:val="0"/>
          <w:color w:val="1424EE"/>
          <w:sz w:val="24"/>
          <w:szCs w:val="24"/>
        </w:rPr>
        <w:br w:type="textWrapping"/>
      </w:r>
      <w:r>
        <w:rPr>
          <w:rFonts w:hint="default" w:hAnsi="Cambria Math"/>
          <w:i w:val="0"/>
          <w:sz w:val="24"/>
          <w:szCs w:val="24"/>
        </w:rPr>
        <w:t>接着，</w:t>
      </w:r>
      <w:r>
        <w:rPr>
          <w:rFonts w:hint="default" w:hAnsi="Cambria Math"/>
          <w:i w:val="0"/>
          <w:color w:val="1424EE"/>
          <w:sz w:val="24"/>
          <w:szCs w:val="24"/>
        </w:rPr>
        <w:t>采用多头交叉注意力机制从两种模态中提取故障特征，并实现多模态融合。</w:t>
      </w:r>
      <w:r>
        <w:rPr>
          <w:rFonts w:hint="default" w:hAnsi="Cambria Math"/>
          <w:i w:val="0"/>
          <w:color w:val="1424EE"/>
          <w:sz w:val="24"/>
          <w:szCs w:val="24"/>
        </w:rPr>
        <w:br w:type="textWrapping"/>
      </w:r>
      <w:r>
        <w:rPr>
          <w:rFonts w:hint="default" w:hAnsi="Cambria Math"/>
          <w:i w:val="0"/>
          <w:color w:val="1424EE"/>
          <w:sz w:val="24"/>
          <w:szCs w:val="24"/>
        </w:rPr>
        <w:t xml:space="preserve">提取的特征表示记为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w:t>
      </w:r>
      <w:r>
        <w:rPr>
          <w:rFonts w:hint="default" w:hAnsi="Cambria Math"/>
          <w:i w:val="0"/>
          <w:sz w:val="24"/>
          <w:szCs w:val="24"/>
        </w:rPr>
        <w:t>这些特征首先</w:t>
      </w:r>
      <w:r>
        <w:rPr>
          <w:rFonts w:hint="default" w:hAnsi="Cambria Math"/>
          <w:i w:val="0"/>
          <w:color w:val="1424EE"/>
          <w:sz w:val="24"/>
          <w:szCs w:val="24"/>
        </w:rPr>
        <w:t xml:space="preserve">输入全连接层进行故障分类，分类结果与真实标签之间的交叉熵损失记为 </w:t>
      </w:r>
      <m:oMath>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L</m:t>
            </m:r>
            <m:ctrlPr>
              <w:rPr>
                <w:rFonts w:hint="default" w:ascii="Cambria Math" w:hAnsi="Cambria Math"/>
                <w:i w:val="0"/>
                <w:color w:val="1424EE"/>
                <w:sz w:val="24"/>
                <w:szCs w:val="24"/>
              </w:rPr>
            </m:ctrlPr>
          </m:e>
          <m:sub>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t</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oMath>
      <w:r>
        <w:rPr>
          <w:rFonts w:hint="eastAsia" w:hAnsi="Cambria Math"/>
          <w:i w:val="0"/>
          <w:color w:val="1424EE"/>
          <w:sz w:val="24"/>
          <w:szCs w:val="24"/>
          <w:lang w:eastAsia="zh-CN"/>
        </w:rPr>
        <w:t>。</w:t>
      </w:r>
      <w:r>
        <w:rPr>
          <w:rFonts w:hint="default" w:hAnsi="Cambria Math"/>
          <w:i w:val="0"/>
          <w:color w:val="1424EE"/>
          <w:sz w:val="24"/>
          <w:szCs w:val="24"/>
        </w:rPr>
        <w:br w:type="textWrapping"/>
      </w:r>
      <w:r>
        <w:rPr>
          <w:rFonts w:hint="eastAsia" w:hAnsi="Cambria Math"/>
          <w:i w:val="0"/>
          <w:sz w:val="24"/>
          <w:szCs w:val="24"/>
          <w:lang w:val="en-US" w:eastAsia="zh-CN"/>
        </w:rPr>
        <w:tab/>
      </w:r>
      <w:r>
        <w:rPr>
          <w:rFonts w:hint="default" w:hAnsi="Cambria Math"/>
          <w:i w:val="0"/>
          <w:sz w:val="24"/>
          <w:szCs w:val="24"/>
        </w:rPr>
        <w:t xml:space="preserve">大型语言模型（如 GPT-2）具有强大的归纳能力，能够学习层次化的高维表示，这些表示既能捕捉局部波形特征，又能捕捉一维信号中的长程时间依赖关系。尤其是，GPT-2 的多头自注意力机制使模型能够在不依赖手工滤波器或循环结构的前提下，识别并整合远距离时间步上的相关特征，从而为下游任务生成更丰富的嵌入表示。此外，GPT 是一种自回归模型，能够基于前一时刻的预测生成下一时刻的输出。本文中我们使用 GPT 模型作为解码器，将特征序列 </w:t>
      </w:r>
      <m:oMath>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default" w:ascii="Cambria Math" w:hAnsi="Cambria Math"/>
                <w:i w:val="0"/>
                <w:sz w:val="24"/>
                <w:szCs w:val="24"/>
              </w:rPr>
            </m:ctrlPr>
          </m:e>
          <m:sub>
            <m:r>
              <m:rPr>
                <m:sty m:val="p"/>
              </m:rPr>
              <w:rPr>
                <w:rFonts w:hint="default" w:ascii="Cambria Math" w:hAnsi="Cambria Math"/>
                <w:sz w:val="24"/>
                <w:szCs w:val="24"/>
              </w:rPr>
              <m:t>1</m:t>
            </m:r>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default" w:ascii="Cambria Math" w:hAnsi="Cambria Math"/>
                <w:i w:val="0"/>
                <w:sz w:val="24"/>
                <w:szCs w:val="24"/>
              </w:rPr>
            </m:ctrlPr>
          </m:e>
          <m:sub>
            <m:r>
              <m:rPr>
                <m:sty m:val="p"/>
              </m:rPr>
              <w:rPr>
                <w:rFonts w:hint="default" w:ascii="Cambria Math" w:hAnsi="Cambria Math"/>
                <w:sz w:val="24"/>
                <w:szCs w:val="24"/>
              </w:rPr>
              <m:t>2</m:t>
            </m:r>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default" w:ascii="Cambria Math" w:hAnsi="Cambria Math"/>
                <w:i w:val="0"/>
                <w:sz w:val="24"/>
                <w:szCs w:val="24"/>
              </w:rPr>
            </m:ctrlPr>
          </m:e>
          <m:sub>
            <m:r>
              <m:rPr>
                <m:sty m:val="p"/>
              </m:rPr>
              <w:rPr>
                <w:rFonts w:hint="default" w:ascii="Cambria Math" w:hAnsi="Cambria Math"/>
                <w:sz w:val="24"/>
                <w:szCs w:val="24"/>
              </w:rPr>
              <m:t>N</m:t>
            </m:r>
            <m:ctrlPr>
              <w:rPr>
                <w:rFonts w:hint="default" w:ascii="Cambria Math" w:hAnsi="Cambria Math"/>
                <w:i w:val="0"/>
                <w:sz w:val="24"/>
                <w:szCs w:val="24"/>
              </w:rPr>
            </m:ctrlPr>
          </m:sub>
        </m:sSub>
        <m:r>
          <m:rPr>
            <m:sty m:val="p"/>
          </m:rPr>
          <w:rPr>
            <w:rFonts w:hint="default" w:ascii="Cambria Math" w:hAnsi="Cambria Math"/>
            <w:sz w:val="24"/>
            <w:szCs w:val="24"/>
          </w:rPr>
          <m:t>}</m:t>
        </m:r>
      </m:oMath>
      <w:r>
        <w:rPr>
          <w:rFonts w:hint="default" w:hAnsi="Cambria Math"/>
          <w:i w:val="0"/>
          <w:sz w:val="24"/>
          <w:szCs w:val="24"/>
        </w:rPr>
        <w:t xml:space="preserve"> 作为单独的标记输入到 GPT 中。为确保 GPT 在预测下一个标记时仅使用当前时刻及其之前的标记，我们实现了掩码预测机制。具体而言，</w:t>
      </w:r>
      <w:r>
        <w:rPr>
          <w:rFonts w:hint="default" w:hAnsi="Cambria Math"/>
          <w:i w:val="0"/>
          <w:color w:val="1424EE"/>
          <w:sz w:val="24"/>
          <w:szCs w:val="24"/>
        </w:rPr>
        <w:t xml:space="preserve">对于特征序列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 xml:space="preserve">，我们生成 </w:t>
      </w:r>
      <m:oMath>
        <m:r>
          <m:rPr>
            <m:sty m:val="p"/>
          </m:rPr>
          <w:rPr>
            <w:rFonts w:hint="default" w:ascii="Cambria Math" w:hAnsi="Cambria Math"/>
            <w:color w:val="1424EE"/>
            <w:sz w:val="24"/>
            <w:szCs w:val="24"/>
          </w:rPr>
          <m:t>N−1</m:t>
        </m:r>
      </m:oMath>
      <w:r>
        <w:rPr>
          <w:rFonts w:hint="default" w:hAnsi="Cambria Math"/>
          <w:i w:val="0"/>
          <w:color w:val="1424EE"/>
          <w:sz w:val="24"/>
          <w:szCs w:val="24"/>
        </w:rPr>
        <w:t xml:space="preserve"> 个复制序列。在第 </w:t>
      </w:r>
      <m:oMath>
        <m:r>
          <m:rPr>
            <m:sty m:val="p"/>
          </m:rPr>
          <w:rPr>
            <w:rFonts w:hint="default" w:ascii="Cambria Math" w:hAnsi="Cambria Math"/>
            <w:color w:val="1424EE"/>
            <w:sz w:val="24"/>
            <w:szCs w:val="24"/>
          </w:rPr>
          <m:t>i</m:t>
        </m:r>
      </m:oMath>
      <w:r>
        <w:rPr>
          <w:rFonts w:hint="default" w:hAnsi="Cambria Math"/>
          <w:i w:val="0"/>
          <w:color w:val="1424EE"/>
          <w:sz w:val="24"/>
          <w:szCs w:val="24"/>
        </w:rPr>
        <w:t xml:space="preserve">个副本中，将位置 </w:t>
      </w:r>
      <m:oMath>
        <m:r>
          <m:rPr>
            <m:sty m:val="p"/>
          </m:rPr>
          <w:rPr>
            <w:rFonts w:hint="default" w:ascii="Cambria Math" w:hAnsi="Cambria Math"/>
            <w:color w:val="1424EE"/>
            <w:sz w:val="24"/>
            <w:szCs w:val="24"/>
          </w:rPr>
          <m:t>i+1</m:t>
        </m:r>
      </m:oMath>
      <w:r>
        <w:rPr>
          <w:rFonts w:hint="default" w:hAnsi="Cambria Math"/>
          <w:i w:val="0"/>
          <w:color w:val="1424EE"/>
          <w:sz w:val="24"/>
          <w:szCs w:val="24"/>
        </w:rPr>
        <w:t xml:space="preserve"> 的标记替换为可学习标记 </w:t>
      </w:r>
      <m:oMath>
        <m:r>
          <m:rPr>
            <m:sty m:val="p"/>
          </m:rPr>
          <w:rPr>
            <w:rFonts w:hint="default" w:ascii="Cambria Math" w:hAnsi="Cambria Math"/>
            <w:color w:val="1424EE"/>
            <w:sz w:val="24"/>
            <w:szCs w:val="24"/>
          </w:rPr>
          <m:t>T</m:t>
        </m:r>
      </m:oMath>
      <w:r>
        <w:rPr>
          <w:rFonts w:hint="default" w:hAnsi="Cambria Math"/>
          <w:i w:val="0"/>
          <w:color w:val="1424EE"/>
          <w:sz w:val="24"/>
          <w:szCs w:val="24"/>
        </w:rPr>
        <w:t xml:space="preserve">，其余位置设为 0。这些掩码后的序列依次输入 GPT 以预测第 </w:t>
      </w:r>
      <m:oMath>
        <m:r>
          <m:rPr>
            <m:sty m:val="p"/>
          </m:rPr>
          <w:rPr>
            <w:rFonts w:hint="default" w:ascii="Cambria Math" w:hAnsi="Cambria Math"/>
            <w:color w:val="1424EE"/>
            <w:sz w:val="24"/>
            <w:szCs w:val="24"/>
          </w:rPr>
          <m:t>i+1</m:t>
        </m:r>
      </m:oMath>
      <w:r>
        <w:rPr>
          <w:rFonts w:hint="default" w:hAnsi="Cambria Math"/>
          <w:i w:val="0"/>
          <w:color w:val="1424EE"/>
          <w:sz w:val="24"/>
          <w:szCs w:val="24"/>
        </w:rPr>
        <w:t>个标记，</w:t>
      </w:r>
      <w:r>
        <w:commentReference w:id="2"/>
      </w:r>
      <w:r>
        <w:rPr>
          <w:rFonts w:hint="default" w:hAnsi="Cambria Math"/>
          <w:i w:val="0"/>
          <w:color w:val="1424EE"/>
          <w:sz w:val="24"/>
          <w:szCs w:val="24"/>
        </w:rPr>
        <w:t>表示为：</w:t>
      </w:r>
      <m:oMath>
        <m:sSub>
          <m:sSubPr>
            <m:ctrlPr>
              <w:rPr>
                <w:rFonts w:hint="default" w:ascii="Cambria Math" w:hAnsi="Cambria Math"/>
                <w:i w:val="0"/>
                <w:color w:val="1424EE"/>
                <w:sz w:val="24"/>
                <w:szCs w:val="24"/>
              </w:rPr>
            </m:ctrlPr>
          </m:sSubPr>
          <m:e>
            <m:acc>
              <m:accPr>
                <m:ctrlPr>
                  <w:rPr>
                    <w:rFonts w:hint="default" w:ascii="Cambria Math" w:hAnsi="Cambria Math"/>
                    <w:i w:val="0"/>
                    <w:color w:val="1424EE"/>
                    <w:sz w:val="24"/>
                    <w:szCs w:val="24"/>
                  </w:rPr>
                </m:ctrlPr>
              </m:acc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acc>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i+1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=G{T|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w:del w:id="155" w:author="金宇平" w:date="2025-09-05T16:30:33Z">
              <m:r>
                <m:rPr>
                  <m:sty m:val="p"/>
                </m:rPr>
                <w:rPr>
                  <w:rFonts w:hint="default" w:ascii="Cambria Math" w:hAnsi="Cambria Math"/>
                  <w:color w:val="1424EE"/>
                  <w:sz w:val="24"/>
                  <w:szCs w:val="24"/>
                  <w:lang w:val="en-US"/>
                </w:rPr>
                <m:t>3</m:t>
              </m:r>
            </w:del>
            <w:ins w:id="156" w:author="金宇平" w:date="2025-09-05T16:30:33Z">
              <m:r>
                <m:rPr>
                  <m:sty m:val="p"/>
                </m:rPr>
                <w:rPr>
                  <w:rFonts w:hint="default" w:ascii="Cambria Math" w:hAnsi="Cambria Math"/>
                  <w:color w:val="1424EE"/>
                  <w:sz w:val="24"/>
                  <w:szCs w:val="24"/>
                  <w:lang w:val="en-US" w:eastAsia="zh-CN"/>
                </w:rPr>
                <m:t>N</m:t>
              </m:r>
            </w:ins>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其中</w:t>
      </w:r>
      <m:oMath>
        <m:r>
          <m:rPr>
            <m:sty m:val="p"/>
          </m:rPr>
          <w:rPr>
            <w:rFonts w:hint="default" w:ascii="Cambria Math" w:hAnsi="Cambria Math"/>
            <w:color w:val="1424EE"/>
            <w:sz w:val="24"/>
            <w:szCs w:val="24"/>
          </w:rPr>
          <m:t>G</m:t>
        </m:r>
      </m:oMath>
      <w:r>
        <w:rPr>
          <w:rFonts w:hint="default" w:hAnsi="Cambria Math"/>
          <w:i w:val="0"/>
          <w:color w:val="1424EE"/>
          <w:sz w:val="24"/>
          <w:szCs w:val="24"/>
        </w:rPr>
        <w:t xml:space="preserve"> 表示 GPT 模型。获得预测序列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acc>
              <m:accPr>
                <m:ctrlPr>
                  <w:rPr>
                    <w:rFonts w:hint="default" w:ascii="Cambria Math" w:hAnsi="Cambria Math"/>
                    <w:i w:val="0"/>
                    <w:color w:val="1424EE"/>
                    <w:sz w:val="24"/>
                    <w:szCs w:val="24"/>
                  </w:rPr>
                </m:ctrlPr>
              </m:acc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acc>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acc>
              <m:accPr>
                <m:ctrlPr>
                  <w:rPr>
                    <w:rFonts w:hint="default" w:ascii="Cambria Math" w:hAnsi="Cambria Math"/>
                    <w:i w:val="0"/>
                    <w:color w:val="1424EE"/>
                    <w:sz w:val="24"/>
                    <w:szCs w:val="24"/>
                  </w:rPr>
                </m:ctrlPr>
              </m:acc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acc>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acc>
              <m:accPr>
                <m:ctrlPr>
                  <w:rPr>
                    <w:rFonts w:hint="default" w:ascii="Cambria Math" w:hAnsi="Cambria Math"/>
                    <w:i w:val="0"/>
                    <w:color w:val="1424EE"/>
                    <w:sz w:val="24"/>
                    <w:szCs w:val="24"/>
                  </w:rPr>
                </m:ctrlPr>
              </m:acc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acc>
            <m:ctrlPr>
              <w:rPr>
                <w:rFonts w:hint="default" w:ascii="Cambria Math" w:hAnsi="Cambria Math"/>
                <w:i w:val="0"/>
                <w:color w:val="1424EE"/>
                <w:sz w:val="24"/>
                <w:szCs w:val="24"/>
              </w:rPr>
            </m:ctrlPr>
          </m:e>
          <m:sub>
            <w:del w:id="157" w:author="金宇平" w:date="2025-09-05T16:30:45Z">
              <m:r>
                <m:rPr>
                  <m:sty m:val="p"/>
                </m:rPr>
                <w:rPr>
                  <w:rFonts w:hint="default" w:ascii="Cambria Math" w:hAnsi="Cambria Math"/>
                  <w:color w:val="1424EE"/>
                  <w:sz w:val="24"/>
                  <w:szCs w:val="24"/>
                </w:rPr>
                <m:t>3</m:t>
              </m:r>
            </w:del>
            <w:ins w:id="158" w:author="金宇平" w:date="2025-09-05T16:30:46Z">
              <m:r>
                <m:rPr>
                  <m:sty m:val="p"/>
                </m:rPr>
                <w:rPr>
                  <w:rFonts w:hint="default" w:ascii="Cambria Math" w:hAnsi="Cambria Math"/>
                  <w:color w:val="1424EE"/>
                  <w:sz w:val="24"/>
                  <w:szCs w:val="24"/>
                  <w:lang w:val="en-US" w:eastAsia="zh-CN"/>
                </w:rPr>
                <m:t>N</m:t>
              </m:r>
            </w:ins>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 xml:space="preserve">后，将其与真实输入序列 </w:t>
      </w:r>
      <m:oMath>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1</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2</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f</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N</m:t>
            </m:r>
            <m:ctrlPr>
              <w:rPr>
                <w:rFonts w:hint="default" w:ascii="Cambria Math" w:hAnsi="Cambria Math"/>
                <w:i w:val="0"/>
                <w:color w:val="1424EE"/>
                <w:sz w:val="24"/>
                <w:szCs w:val="24"/>
              </w:rPr>
            </m:ctrlPr>
          </m:sub>
        </m:sSub>
        <m:r>
          <m:rPr>
            <m:sty m:val="p"/>
          </m:rPr>
          <w:rPr>
            <w:rFonts w:hint="default" w:ascii="Cambria Math" w:hAnsi="Cambria Math"/>
            <w:color w:val="1424EE"/>
            <w:sz w:val="24"/>
            <w:szCs w:val="24"/>
          </w:rPr>
          <m:t>}</m:t>
        </m:r>
      </m:oMath>
      <w:r>
        <w:rPr>
          <w:rFonts w:hint="default" w:hAnsi="Cambria Math"/>
          <w:i w:val="0"/>
          <w:color w:val="1424EE"/>
          <w:sz w:val="24"/>
          <w:szCs w:val="24"/>
        </w:rPr>
        <w:t>比较，重建损失定义为：</w:t>
      </w:r>
    </w:p>
    <w:p w14:paraId="58510D13">
      <w:pPr>
        <w:numPr>
          <w:ilvl w:val="0"/>
          <w:numId w:val="0"/>
        </w:numPr>
        <w:ind w:left="3150" w:hanging="3150" w:hangingChars="1500"/>
        <w:rPr>
          <w:rFonts w:hint="default" w:eastAsiaTheme="minorEastAsia"/>
          <w:lang w:val="en-US" w:eastAsia="zh-CN"/>
        </w:rPr>
      </w:pPr>
      <w:r>
        <w:br w:type="textWrapping"/>
      </w:r>
      <m:oMath>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r>
              <m:rPr>
                <m:sty m:val="p"/>
              </m:rPr>
              <w:rPr>
                <w:rFonts w:hint="default" w:ascii="Cambria Math" w:hAnsi="Cambria Math"/>
                <w:sz w:val="24"/>
                <w:szCs w:val="24"/>
              </w:rPr>
              <m:t>2</m:t>
            </m:r>
            <m:ctrlPr>
              <w:rPr>
                <w:rFonts w:hint="default" w:ascii="Cambria Math" w:hAnsi="Cambria Math"/>
                <w:i w:val="0"/>
                <w:sz w:val="24"/>
                <w:szCs w:val="24"/>
              </w:rPr>
            </m:ctrlPr>
          </m:sub>
        </m:sSub>
        <m:r>
          <m:rPr>
            <m:sty m:val="p"/>
          </m:rPr>
          <w:rPr>
            <w:rFonts w:hint="default" w:ascii="Cambria Math" w:hAnsi="Cambria Math"/>
            <w:sz w:val="24"/>
            <w:szCs w:val="24"/>
          </w:rPr>
          <m: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default" w:ascii="Cambria Math" w:hAnsi="Cambria Math"/>
                <w:i w:val="0"/>
                <w:sz w:val="24"/>
                <w:szCs w:val="24"/>
              </w:rPr>
            </m:ctrlPr>
          </m:num>
          <m:den>
            <m:r>
              <m:rPr>
                <m:sty m:val="p"/>
              </m:rPr>
              <w:rPr>
                <w:rFonts w:hint="default" w:ascii="Cambria Math" w:hAnsi="Cambria Math"/>
                <w:sz w:val="24"/>
                <w:szCs w:val="24"/>
              </w:rPr>
              <m:t>N−1</m:t>
            </m:r>
            <m:ctrlPr>
              <w:rPr>
                <w:rFonts w:hint="default" w:ascii="Cambria Math" w:hAnsi="Cambria Math"/>
                <w:i w:val="0"/>
                <w:sz w:val="24"/>
                <w:szCs w:val="24"/>
              </w:rPr>
            </m:ctrlPr>
          </m:den>
        </m:f>
        <m:sSup>
          <m:sSupPr>
            <m:ctrlPr>
              <w:rPr>
                <w:rFonts w:hint="default" w:ascii="Cambria Math" w:hAnsi="Cambria Math"/>
                <w:i w:val="0"/>
                <w:sz w:val="24"/>
                <w:szCs w:val="24"/>
              </w:rPr>
            </m:ctrlPr>
          </m:sSupPr>
          <m:e>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i=2</m:t>
                </m:r>
                <m:ctrlPr>
                  <w:rPr>
                    <w:rFonts w:hint="default" w:ascii="Cambria Math" w:hAnsi="Cambria Math"/>
                    <w:i w:val="0"/>
                    <w:sz w:val="24"/>
                    <w:szCs w:val="24"/>
                  </w:rPr>
                </m:ctrlPr>
              </m:sub>
              <m:sup>
                <m:r>
                  <m:rPr>
                    <m:sty m:val="p"/>
                  </m:rPr>
                  <w:rPr>
                    <w:rFonts w:hint="default" w:ascii="Cambria Math" w:hAnsi="Cambria Math"/>
                    <w:sz w:val="24"/>
                    <w:szCs w:val="24"/>
                  </w:rPr>
                  <m:t>N</m:t>
                </m:r>
                <m:ctrlPr>
                  <w:rPr>
                    <w:rFonts w:hint="default" w:ascii="Cambria Math" w:hAnsi="Cambria Math"/>
                    <w:i w:val="0"/>
                    <w:sz w:val="24"/>
                    <w:szCs w:val="24"/>
                  </w:rPr>
                </m:ctrlPr>
              </m:sup>
              <m:e>
                <m:d>
                  <m:dPr>
                    <m:begChr m:val="‖"/>
                    <m:endChr m:val="‖"/>
                    <m:ctrlPr>
                      <w:rPr>
                        <w:rFonts w:hint="default" w:ascii="Cambria Math" w:hAnsi="Cambria Math"/>
                        <w:i w:val="0"/>
                        <w:sz w:val="24"/>
                        <w:szCs w:val="24"/>
                      </w:rPr>
                    </m:ctrlPr>
                  </m:dPr>
                  <m:e>
                    <m:sSub>
                      <m:sSubPr>
                        <m:ctrlPr>
                          <w:rPr>
                            <w:rFonts w:hint="default" w:ascii="Cambria Math" w:hAnsi="Cambria Math"/>
                            <w:i w:val="0"/>
                            <w:sz w:val="24"/>
                            <w:szCs w:val="24"/>
                          </w:rPr>
                        </m:ctrlPr>
                      </m:sSubPr>
                      <m:e>
                        <m:acc>
                          <m:accPr>
                            <m:ctrlPr>
                              <w:rPr>
                                <w:rFonts w:hint="default" w:ascii="Cambria Math" w:hAnsi="Cambria Math"/>
                                <w:i w:val="0"/>
                                <w:sz w:val="24"/>
                                <w:szCs w:val="24"/>
                              </w:rPr>
                            </m:ctrlPr>
                          </m:accPr>
                          <m:e>
                            <m:r>
                              <m:rPr>
                                <m:sty m:val="p"/>
                              </m:rPr>
                              <w:rPr>
                                <w:rFonts w:hint="default" w:ascii="Cambria Math" w:hAnsi="Cambria Math"/>
                                <w:sz w:val="24"/>
                                <w:szCs w:val="24"/>
                              </w:rPr>
                              <m:t>f</m:t>
                            </m:r>
                            <m:ctrlPr>
                              <w:rPr>
                                <w:rFonts w:hint="default" w:ascii="Cambria Math" w:hAnsi="Cambria Math"/>
                                <w:i w:val="0"/>
                                <w:sz w:val="24"/>
                                <w:szCs w:val="24"/>
                              </w:rPr>
                            </m:ctrlPr>
                          </m:e>
                        </m:acc>
                        <m:ctrlPr>
                          <w:rPr>
                            <w:rFonts w:hint="default" w:ascii="Cambria Math" w:hAnsi="Cambria Math"/>
                            <w:i w:val="0"/>
                            <w:sz w:val="24"/>
                            <w:szCs w:val="24"/>
                          </w:rPr>
                        </m:ctrlPr>
                      </m:e>
                      <m:sub>
                        <m:r>
                          <m:rPr>
                            <m:sty m:val="p"/>
                          </m:rPr>
                          <w:rPr>
                            <w:rFonts w:hint="default" w:ascii="Cambria Math" w:hAnsi="Cambria Math"/>
                            <w:sz w:val="24"/>
                            <w:szCs w:val="24"/>
                          </w:rPr>
                          <m:t>i</m:t>
                        </m:r>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default" w:ascii="Cambria Math" w:hAnsi="Cambria Math"/>
                            <w:i w:val="0"/>
                            <w:sz w:val="24"/>
                            <w:szCs w:val="24"/>
                          </w:rPr>
                        </m:ctrlPr>
                      </m:e>
                      <m:sub>
                        <m:r>
                          <m:rPr>
                            <m:sty m:val="p"/>
                          </m:rPr>
                          <w:rPr>
                            <w:rFonts w:hint="default" w:ascii="Cambria Math" w:hAnsi="Cambria Math"/>
                            <w:sz w:val="24"/>
                            <w:szCs w:val="24"/>
                          </w:rPr>
                          <m:t>i</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e>
            </m:nary>
            <m:ctrlPr>
              <w:rPr>
                <w:rFonts w:hint="default" w:ascii="Cambria Math" w:hAnsi="Cambria Math"/>
                <w:i w:val="0"/>
                <w:sz w:val="24"/>
                <w:szCs w:val="24"/>
              </w:rPr>
            </m:ctrlPr>
          </m:e>
          <m:sup>
            <m:r>
              <m:rPr>
                <m:sty m:val="p"/>
              </m:rPr>
              <w:rPr>
                <w:rFonts w:hint="default" w:ascii="Cambria Math" w:hAnsi="Cambria Math"/>
                <w:sz w:val="24"/>
                <w:szCs w:val="24"/>
              </w:rPr>
              <m:t>2</m:t>
            </m:r>
            <m:ctrlPr>
              <w:rPr>
                <w:rFonts w:hint="default" w:ascii="Cambria Math" w:hAnsi="Cambria Math"/>
                <w:i w:val="0"/>
                <w:sz w:val="24"/>
                <w:szCs w:val="24"/>
              </w:rPr>
            </m:ctrlPr>
          </m:sup>
        </m:sSup>
      </m:oMath>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   (9)</w:t>
      </w:r>
    </w:p>
    <w:p w14:paraId="6F7A9150">
      <w:pPr>
        <w:numPr>
          <w:ilvl w:val="0"/>
          <w:numId w:val="0"/>
        </w:numPr>
        <w:ind w:left="3150" w:hanging="3600" w:hangingChars="1500"/>
        <w:rPr>
          <w:rFonts w:hint="default" w:eastAsiaTheme="minorEastAsia"/>
          <w:lang w:val="en-US" w:eastAsia="zh-CN"/>
        </w:rPr>
      </w:pPr>
      <w:r>
        <w:rPr>
          <w:rFonts w:hint="eastAsia" w:hAnsi="Cambria Math"/>
          <w:i w:val="0"/>
          <w:sz w:val="24"/>
          <w:szCs w:val="24"/>
          <w:lang w:val="en-US" w:eastAsia="zh-CN"/>
        </w:rPr>
        <w:t xml:space="preserve">                 </w:t>
      </w:r>
    </w:p>
    <w:p w14:paraId="6DB23562">
      <w:pPr>
        <w:numPr>
          <w:ilvl w:val="0"/>
          <w:numId w:val="0"/>
        </w:numPr>
        <w:rPr>
          <w:rFonts w:hint="default" w:hAnsi="Cambria Math"/>
          <w:i w:val="0"/>
          <w:sz w:val="24"/>
          <w:szCs w:val="24"/>
        </w:rPr>
      </w:pPr>
    </w:p>
    <w:p w14:paraId="4BC8E799">
      <w:pPr>
        <w:numPr>
          <w:ilvl w:val="0"/>
          <w:numId w:val="0"/>
        </w:numPr>
        <w:rPr>
          <w:rFonts w:hint="default" w:hAnsi="Cambria Math"/>
          <w:i w:val="0"/>
          <w:sz w:val="24"/>
          <w:szCs w:val="24"/>
        </w:rPr>
      </w:pPr>
      <w:r>
        <w:rPr>
          <w:rFonts w:hint="eastAsia" w:hAnsi="Cambria Math"/>
          <w:i w:val="0"/>
          <w:sz w:val="24"/>
          <w:szCs w:val="24"/>
        </w:rPr>
        <w:t>通过上述方法，GPT 模型有助于编码器精准捕捉振动信号与压力信号之间的动态时序演化过程，从而显著提升整体模型性能。鉴于</w:t>
      </w:r>
      <w:r>
        <w:rPr>
          <w:rFonts w:hint="eastAsia" w:hAnsi="Cambria Math"/>
          <w:i w:val="0"/>
          <w:sz w:val="24"/>
          <w:szCs w:val="24"/>
          <w:lang w:val="en-US" w:eastAsia="zh-CN"/>
        </w:rPr>
        <w:t>机</w:t>
      </w:r>
      <w:r>
        <w:rPr>
          <w:rFonts w:hint="eastAsia" w:hAnsi="Cambria Math"/>
          <w:i w:val="0"/>
          <w:sz w:val="24"/>
          <w:szCs w:val="24"/>
        </w:rPr>
        <w:t>载环境的限制，我们在训练过程中保持 GPT 模型参数冻结，确保其不发生更新。GPT 模型完全依赖其预训练的特征提取能力。因此，时序教师网络的损失函数被定义为：</w:t>
      </w:r>
    </w:p>
    <w:p w14:paraId="5341A519">
      <w:pPr>
        <w:numPr>
          <w:ilvl w:val="0"/>
          <w:numId w:val="0"/>
        </w:numPr>
        <w:ind w:firstLine="3120" w:firstLineChars="1300"/>
        <w:rPr>
          <w:rFonts w:hint="default" w:eastAsiaTheme="minorEastAsia"/>
          <w:lang w:val="en-US" w:eastAsia="zh-CN"/>
        </w:rPr>
      </w:pPr>
      <m:oMath>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r>
              <m:rPr>
                <m:sty m:val="p"/>
              </m:rPr>
              <w:rPr>
                <w:rFonts w:hint="default" w:ascii="Cambria Math" w:hAnsi="Cambria Math"/>
                <w:sz w:val="24"/>
                <w:szCs w:val="24"/>
              </w:rPr>
              <m:t>1</m:t>
            </m:r>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r>
              <m:rPr>
                <m:sty m:val="p"/>
              </m:rPr>
              <w:rPr>
                <w:rFonts w:hint="default" w:ascii="Cambria Math" w:hAnsi="Cambria Math"/>
                <w:sz w:val="24"/>
                <w:szCs w:val="24"/>
              </w:rPr>
              <m:t>2</m:t>
            </m:r>
            <m:ctrlPr>
              <w:rPr>
                <w:rFonts w:hint="default" w:ascii="Cambria Math" w:hAnsi="Cambria Math"/>
                <w:i w:val="0"/>
                <w:sz w:val="24"/>
                <w:szCs w:val="24"/>
              </w:rPr>
            </m:ctrlPr>
          </m:sub>
        </m:sSub>
      </m:oMath>
      <w:r>
        <w:rPr>
          <w:rFonts w:hint="eastAsia" w:hAnsi="Cambria Math"/>
          <w:i w:val="0"/>
          <w:sz w:val="24"/>
          <w:szCs w:val="24"/>
          <w:lang w:val="en-US" w:eastAsia="zh-CN"/>
        </w:rPr>
        <w:t xml:space="preserve">                      (10)     </w:t>
      </w:r>
      <w:r>
        <w:rPr>
          <w:rFonts w:hint="eastAsia" w:hAnsi="Cambria Math"/>
          <w:i w:val="0"/>
          <w:sz w:val="21"/>
          <w:lang w:val="en-US" w:eastAsia="zh-CN"/>
        </w:rPr>
        <w:t xml:space="preserve">             </w:t>
      </w:r>
    </w:p>
    <w:p w14:paraId="01D75922">
      <w:pPr>
        <w:numPr>
          <w:ilvl w:val="0"/>
          <w:numId w:val="0"/>
        </w:numPr>
      </w:pPr>
    </w:p>
    <w:p w14:paraId="436B3A98">
      <w:pPr>
        <w:numPr>
          <w:ilvl w:val="0"/>
          <w:numId w:val="0"/>
        </w:numPr>
      </w:pPr>
    </w:p>
    <w:p w14:paraId="552B768E">
      <w:pPr>
        <w:numPr>
          <w:ilvl w:val="0"/>
          <w:numId w:val="0"/>
        </w:numPr>
      </w:pPr>
    </w:p>
    <w:p w14:paraId="6A8ADEB7">
      <w:pPr>
        <w:numPr>
          <w:ilvl w:val="0"/>
          <w:numId w:val="0"/>
        </w:numPr>
        <w:rPr>
          <w:rFonts w:hint="default" w:hAnsi="Cambria Math"/>
          <w:i w:val="0"/>
          <w:sz w:val="24"/>
          <w:szCs w:val="24"/>
        </w:rPr>
      </w:pPr>
      <w:r>
        <w:rPr>
          <w:rFonts w:hint="default" w:hAnsi="Cambria Math"/>
          <w:i w:val="0"/>
          <w:sz w:val="24"/>
          <w:szCs w:val="24"/>
        </w:rPr>
        <w:t>D. 空间教师网络</w:t>
      </w:r>
      <w:r>
        <w:rPr>
          <w:rFonts w:hint="default" w:hAnsi="Cambria Math"/>
          <w:i w:val="0"/>
          <w:sz w:val="24"/>
          <w:szCs w:val="24"/>
        </w:rPr>
        <w:br w:type="textWrapping"/>
      </w:r>
      <w:r>
        <w:rPr>
          <w:rFonts w:hint="eastAsia" w:hAnsi="Cambria Math"/>
          <w:i w:val="0"/>
          <w:sz w:val="24"/>
          <w:szCs w:val="24"/>
          <w:lang w:val="en-US" w:eastAsia="zh-CN"/>
        </w:rPr>
        <w:tab/>
      </w:r>
      <w:r>
        <w:rPr>
          <w:rFonts w:hint="default" w:hAnsi="Cambria Math"/>
          <w:i w:val="0"/>
          <w:sz w:val="24"/>
          <w:szCs w:val="24"/>
        </w:rPr>
        <w:t>在实验环境中，齿轮泵通常配备多个传感器，以采集来自不同位置的信号。这些信号本身具有空间相关性。通过分析这些信号的空间特征，可以更全面地理解设备的故障模式。ResNet 能够在多个尺度上提取特征。作为教师网络，它帮助学生模型学习丰富的空间表示。</w:t>
      </w:r>
      <w:r>
        <w:rPr>
          <w:rFonts w:hint="default" w:hAnsi="Cambria Math"/>
          <w:i w:val="0"/>
          <w:sz w:val="24"/>
          <w:szCs w:val="24"/>
        </w:rPr>
        <w:br w:type="textWrapping"/>
      </w:r>
      <w:r>
        <w:rPr>
          <w:rFonts w:hint="default" w:hAnsi="Cambria Math"/>
          <w:i w:val="0"/>
          <w:sz w:val="24"/>
          <w:szCs w:val="24"/>
        </w:rPr>
        <w:t>为此，我们设计了空间教师网络</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oMath>
      <w:r>
        <w:rPr>
          <w:rFonts w:hint="default" w:hAnsi="Cambria Math"/>
          <w:i w:val="0"/>
          <w:sz w:val="24"/>
          <w:szCs w:val="24"/>
        </w:rPr>
        <w:t>，其采用 ResNet 架构以学习多传感器数据信号的空间分布特征。同时，ResNet 还能从每个传感器的测量数据中提取跨时间域的局部特征。</w:t>
      </w:r>
      <w:r>
        <w:rPr>
          <w:rFonts w:hint="default" w:hAnsi="Cambria Math"/>
          <w:i w:val="0"/>
          <w:sz w:val="24"/>
          <w:szCs w:val="24"/>
        </w:rPr>
        <w:br w:type="textWrapping"/>
      </w:r>
      <w:r>
        <w:rPr>
          <w:rFonts w:hint="eastAsia" w:hAnsi="Cambria Math"/>
          <w:i w:val="0"/>
          <w:sz w:val="24"/>
          <w:szCs w:val="24"/>
          <w:lang w:val="en-US" w:eastAsia="zh-CN"/>
        </w:rPr>
        <w:tab/>
      </w:r>
      <w:r>
        <w:rPr>
          <w:rFonts w:hint="default" w:hAnsi="Cambria Math"/>
          <w:i w:val="0"/>
          <w:sz w:val="24"/>
          <w:szCs w:val="24"/>
        </w:rPr>
        <w:t>ResNet 是一种卷积神经网络结构，旨在通过残差学习方式解决深层模型训练中的挑战。</w:t>
      </w:r>
      <w:r>
        <w:rPr>
          <w:rFonts w:hint="default" w:hAnsi="Cambria Math"/>
          <w:i w:val="0"/>
          <w:sz w:val="24"/>
          <w:szCs w:val="24"/>
        </w:rPr>
        <w:br w:type="textWrapping"/>
      </w:r>
      <w:r>
        <w:rPr>
          <w:rFonts w:hint="default" w:hAnsi="Cambria Math"/>
          <w:i w:val="0"/>
          <w:sz w:val="24"/>
          <w:szCs w:val="24"/>
        </w:rPr>
        <w:t>ResNet 的关键创新在于引入了基于恒等映射的跳跃连接（skip connection），使得输入可直接与卷积层输出相加，形成残差块（residual block）。该设计显著缓解了如梯度消失和网络退化等问题，从而使得非常深层的神经网络可以稳定训练。在残差块的核心结构中，跳跃连接实现了输入与输出之间的直接映射。其操作可表示为：</w:t>
      </w:r>
    </w:p>
    <w:p w14:paraId="4774E25C">
      <w:pPr>
        <w:numPr>
          <w:ilvl w:val="0"/>
          <w:numId w:val="0"/>
        </w:numPr>
        <w:rPr>
          <w:rFonts w:hint="default" w:hAnsi="Cambria Math"/>
          <w:i w:val="0"/>
          <w:sz w:val="24"/>
          <w:szCs w:val="24"/>
          <w:lang w:val="en-US" w:eastAsia="zh-CN"/>
        </w:rPr>
      </w:pPr>
      <m:oMath>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Y=σ(F(X)+X)</m:t>
        </m:r>
      </m:oMath>
      <w:r>
        <w:rPr>
          <w:rFonts w:hint="eastAsia" w:hAnsi="Cambria Math"/>
          <w:i w:val="0"/>
          <w:sz w:val="24"/>
          <w:szCs w:val="24"/>
          <w:lang w:val="en-US" w:eastAsia="zh-CN"/>
        </w:rPr>
        <w:t xml:space="preserve">                          (11)</w:t>
      </w:r>
    </w:p>
    <w:p w14:paraId="375BDF44">
      <w:pPr>
        <w:numPr>
          <w:ilvl w:val="0"/>
          <w:numId w:val="0"/>
        </w:numPr>
      </w:pPr>
      <w:r>
        <w:rPr>
          <w:rFonts w:hint="default" w:hAnsi="Cambria Math"/>
          <w:i w:val="0"/>
          <w:sz w:val="24"/>
          <w:szCs w:val="24"/>
        </w:rPr>
        <w:t>其中，</w:t>
      </w:r>
      <m:oMath>
        <m:r>
          <m:rPr>
            <m:sty m:val="p"/>
          </m:rPr>
          <w:rPr>
            <w:rFonts w:hint="default" w:ascii="Cambria Math" w:hAnsi="Cambria Math"/>
            <w:sz w:val="24"/>
            <w:szCs w:val="24"/>
          </w:rPr>
          <m:t>Y</m:t>
        </m:r>
      </m:oMath>
      <w:r>
        <w:rPr>
          <w:rFonts w:hint="default" w:hAnsi="Cambria Math"/>
          <w:i w:val="0"/>
          <w:sz w:val="24"/>
          <w:szCs w:val="24"/>
        </w:rPr>
        <w:t xml:space="preserve"> 是残差块的输出，</w:t>
      </w:r>
      <m:oMath>
        <m:r>
          <m:rPr>
            <m:sty m:val="p"/>
          </m:rPr>
          <w:rPr>
            <w:rFonts w:hint="default" w:ascii="Cambria Math" w:hAnsi="Cambria Math"/>
            <w:sz w:val="24"/>
            <w:szCs w:val="24"/>
          </w:rPr>
          <m:t>X</m:t>
        </m:r>
      </m:oMath>
      <w:r>
        <w:rPr>
          <w:rFonts w:hint="default" w:hAnsi="Cambria Math"/>
          <w:i w:val="0"/>
          <w:sz w:val="24"/>
          <w:szCs w:val="24"/>
        </w:rPr>
        <w:t xml:space="preserve"> 是输入，</w:t>
      </w:r>
      <m:oMath>
        <m:r>
          <m:rPr>
            <m:sty m:val="p"/>
          </m:rPr>
          <w:rPr>
            <w:rFonts w:hint="default" w:ascii="Cambria Math" w:hAnsi="Cambria Math"/>
            <w:sz w:val="24"/>
            <w:szCs w:val="24"/>
          </w:rPr>
          <m:t>F(⋅)</m:t>
        </m:r>
      </m:oMath>
      <w:r>
        <w:rPr>
          <w:rFonts w:hint="default" w:hAnsi="Cambria Math"/>
          <w:i w:val="0"/>
          <w:sz w:val="24"/>
          <w:szCs w:val="24"/>
        </w:rPr>
        <w:t xml:space="preserve"> 是卷积变换函数，</w:t>
      </w:r>
      <m:oMath>
        <m:r>
          <m:rPr>
            <m:sty m:val="p"/>
          </m:rPr>
          <w:rPr>
            <w:rFonts w:hint="default" w:ascii="Cambria Math" w:hAnsi="Cambria Math"/>
            <w:sz w:val="24"/>
            <w:szCs w:val="24"/>
          </w:rPr>
          <m:t>σ</m:t>
        </m:r>
      </m:oMath>
      <w:r>
        <w:rPr>
          <w:rFonts w:hint="default" w:hAnsi="Cambria Math"/>
          <w:i w:val="0"/>
          <w:sz w:val="24"/>
          <w:szCs w:val="24"/>
        </w:rPr>
        <w:t xml:space="preserve"> 是激活函数。在通过 ResNet 提取特征后，我们使用全连接层对学习到的表示进行分类。</w:t>
      </w:r>
      <w:r>
        <w:rPr>
          <w:rFonts w:hint="default" w:hAnsi="Cambria Math"/>
          <w:i w:val="0"/>
          <w:color w:val="1424EE"/>
          <w:sz w:val="24"/>
          <w:szCs w:val="24"/>
        </w:rPr>
        <w:t xml:space="preserve">预测输出与真实标签之间的交叉熵损失被定义为 </w:t>
      </w:r>
      <m:oMath>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L</m:t>
            </m:r>
            <m:ctrlPr>
              <w:rPr>
                <w:rFonts w:hint="default" w:ascii="Cambria Math" w:hAnsi="Cambria Math"/>
                <w:i w:val="0"/>
                <w:color w:val="1424EE"/>
                <w:sz w:val="24"/>
                <w:szCs w:val="24"/>
              </w:rPr>
            </m:ctrlPr>
          </m:e>
          <m:sub>
            <m:sSub>
              <m:sSubPr>
                <m:ctrlPr>
                  <w:rPr>
                    <w:rFonts w:hint="default" w:ascii="Cambria Math" w:hAnsi="Cambria Math"/>
                    <w:i w:val="0"/>
                    <w:color w:val="1424EE"/>
                    <w:sz w:val="24"/>
                    <w:szCs w:val="24"/>
                  </w:rPr>
                </m:ctrlPr>
              </m:sSubPr>
              <m:e>
                <m:r>
                  <m:rPr>
                    <m:sty m:val="p"/>
                    <m:scr m:val="script"/>
                  </m:rPr>
                  <w:rPr>
                    <w:rFonts w:hint="default" w:ascii="Cambria Math" w:hAnsi="Cambria Math" w:eastAsia="MS Mincho"/>
                    <w:color w:val="1424EE"/>
                    <w:sz w:val="24"/>
                    <w:szCs w:val="24"/>
                  </w:rPr>
                  <m:t>N</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s</m:t>
                </m:r>
                <m:ctrlPr>
                  <w:rPr>
                    <w:rFonts w:hint="default" w:ascii="Cambria Math" w:hAnsi="Cambria Math"/>
                    <w:i w:val="0"/>
                    <w:color w:val="1424EE"/>
                    <w:sz w:val="24"/>
                    <w:szCs w:val="24"/>
                  </w:rPr>
                </m:ctrlPr>
              </m:sub>
            </m:sSub>
            <m:ctrlPr>
              <w:rPr>
                <w:rFonts w:hint="default" w:ascii="Cambria Math" w:hAnsi="Cambria Math"/>
                <w:i w:val="0"/>
                <w:color w:val="1424EE"/>
                <w:sz w:val="24"/>
                <w:szCs w:val="24"/>
              </w:rPr>
            </m:ctrlPr>
          </m:sub>
        </m:sSub>
      </m:oMath>
      <w:r>
        <w:rPr>
          <w:rFonts w:hint="default" w:hAnsi="Cambria Math"/>
          <w:i w:val="0"/>
          <w:color w:val="1424EE"/>
          <w:sz w:val="24"/>
          <w:szCs w:val="24"/>
        </w:rPr>
        <w:t>。</w:t>
      </w:r>
      <w:r>
        <w:rPr>
          <w:rFonts w:hint="default" w:hAnsi="Cambria Math"/>
          <w:i w:val="0"/>
          <w:sz w:val="24"/>
          <w:szCs w:val="24"/>
        </w:rPr>
        <w:br w:type="textWrapping"/>
      </w:r>
    </w:p>
    <w:p w14:paraId="0D877A27">
      <w:pPr>
        <w:numPr>
          <w:ilvl w:val="0"/>
          <w:numId w:val="0"/>
        </w:numPr>
        <w:rPr>
          <w:rFonts w:hint="eastAsia" w:hAnsi="Cambria Math"/>
          <w:i w:val="0"/>
          <w:sz w:val="24"/>
          <w:szCs w:val="24"/>
        </w:rPr>
      </w:pPr>
      <w:r>
        <w:rPr>
          <w:rFonts w:hint="eastAsia" w:hAnsi="Cambria Math"/>
          <w:i w:val="0"/>
          <w:sz w:val="24"/>
          <w:szCs w:val="24"/>
        </w:rPr>
        <w:t>E. 学生网络（Student Network）</w:t>
      </w:r>
    </w:p>
    <w:p w14:paraId="79EEC5C5">
      <w:pPr>
        <w:numPr>
          <w:ilvl w:val="0"/>
          <w:numId w:val="0"/>
        </w:numPr>
        <w:rPr>
          <w:rFonts w:hint="eastAsia" w:hAnsi="Cambria Math"/>
          <w:i w:val="0"/>
          <w:sz w:val="24"/>
          <w:szCs w:val="24"/>
        </w:rPr>
      </w:pPr>
    </w:p>
    <w:p w14:paraId="49FD46BE">
      <w:pPr>
        <w:numPr>
          <w:ilvl w:val="0"/>
          <w:numId w:val="0"/>
        </w:numPr>
        <w:ind w:firstLine="420" w:firstLineChars="0"/>
        <w:rPr>
          <w:rFonts w:hint="eastAsia" w:hAnsi="Cambria Math"/>
          <w:i w:val="0"/>
          <w:sz w:val="24"/>
          <w:szCs w:val="24"/>
        </w:rPr>
      </w:pPr>
      <w:r>
        <w:rPr>
          <w:rFonts w:hint="eastAsia" w:hAnsi="Cambria Math"/>
          <w:i w:val="0"/>
          <w:sz w:val="24"/>
          <w:szCs w:val="24"/>
        </w:rPr>
        <w:t>在实际</w:t>
      </w:r>
      <w:r>
        <w:rPr>
          <w:rFonts w:hint="eastAsia" w:hAnsi="Cambria Math"/>
          <w:i w:val="0"/>
          <w:sz w:val="24"/>
          <w:szCs w:val="24"/>
          <w:lang w:val="en-US" w:eastAsia="zh-CN"/>
        </w:rPr>
        <w:t>机</w:t>
      </w:r>
      <w:r>
        <w:rPr>
          <w:rFonts w:hint="eastAsia" w:hAnsi="Cambria Math"/>
          <w:i w:val="0"/>
          <w:sz w:val="24"/>
          <w:szCs w:val="24"/>
        </w:rPr>
        <w:t>载环境中，燃料系统的监测通常通过压力脉动信号进行。由于缺乏多源传感器信号，这种单一信号源增加了故障诊断的难度，因为压力信号虽具有一定的设备状态指示性，但无法捕捉与振动信号相关的重要信息。因此，学生网络需要专门为此类单模态场景设计，能够在信息有限的情况下提取与多模态情形相当的诊断特征，从而实现尽可能完整的信息恢复。</w:t>
      </w:r>
    </w:p>
    <w:p w14:paraId="28453FAB">
      <w:pPr>
        <w:numPr>
          <w:ilvl w:val="0"/>
          <w:numId w:val="0"/>
        </w:numPr>
        <w:ind w:firstLine="420" w:firstLineChars="0"/>
        <w:rPr>
          <w:rFonts w:hint="eastAsia" w:hAnsi="Cambria Math"/>
          <w:i w:val="0"/>
          <w:sz w:val="24"/>
          <w:szCs w:val="24"/>
        </w:rPr>
      </w:pPr>
      <w:r>
        <w:rPr>
          <w:rFonts w:hint="eastAsia" w:hAnsi="Cambria Math"/>
          <w:i w:val="0"/>
          <w:sz w:val="24"/>
          <w:szCs w:val="24"/>
        </w:rPr>
        <w:t>此外，</w:t>
      </w:r>
      <w:r>
        <w:rPr>
          <w:rFonts w:hint="eastAsia" w:hAnsi="Cambria Math"/>
          <w:i w:val="0"/>
          <w:sz w:val="24"/>
          <w:szCs w:val="24"/>
          <w:lang w:val="en-US" w:eastAsia="zh-CN"/>
        </w:rPr>
        <w:t>机</w:t>
      </w:r>
      <w:r>
        <w:rPr>
          <w:rFonts w:hint="eastAsia" w:hAnsi="Cambria Math"/>
          <w:i w:val="0"/>
          <w:sz w:val="24"/>
          <w:szCs w:val="24"/>
        </w:rPr>
        <w:t xml:space="preserve">载环境通常无法支持大规模的计算资源。因此，学生网络必须具备轻量化和高效的计算特性，以适应资源受限条件下的部署需求，同时仍能保持良好的故障诊断性能。为满足这些要求，我们采用了一种简单的一维卷积神经网络（1D-CNN）作为学生网络 </w:t>
      </w:r>
      <m:oMath>
        <m:r>
          <m:rPr>
            <m:sty m:val="p"/>
          </m:rPr>
          <w:rPr>
            <w:rFonts w:hint="default" w:ascii="Cambria Math" w:hAnsi="Cambria Math"/>
            <w:sz w:val="24"/>
            <w:szCs w:val="24"/>
          </w:rPr>
          <m:t>S</m:t>
        </m:r>
      </m:oMath>
      <w:r>
        <w:rPr>
          <w:rFonts w:hint="eastAsia" w:hAnsi="Cambria Math"/>
          <w:i w:val="0"/>
          <w:sz w:val="24"/>
          <w:szCs w:val="24"/>
        </w:rPr>
        <w:t xml:space="preserve"> 的核心结构。</w:t>
      </w:r>
    </w:p>
    <w:p w14:paraId="5AE5AA27">
      <w:pPr>
        <w:numPr>
          <w:ilvl w:val="0"/>
          <w:numId w:val="0"/>
        </w:numPr>
        <w:ind w:firstLine="420" w:firstLineChars="0"/>
        <w:rPr>
          <w:rFonts w:hint="eastAsia" w:hAnsi="Cambria Math"/>
          <w:i w:val="0"/>
          <w:sz w:val="24"/>
          <w:szCs w:val="24"/>
        </w:rPr>
      </w:pPr>
      <w:r>
        <w:rPr>
          <w:rFonts w:hint="eastAsia" w:hAnsi="Cambria Math"/>
          <w:i w:val="0"/>
          <w:sz w:val="24"/>
          <w:szCs w:val="24"/>
        </w:rPr>
        <w:t>一维卷积神经网络是一种深度学习结构，专门处理一维时序信号，并广泛应用于时间序列分析。与常用于图像处理的二维 CNN 不同，1D-CNN 专注于从时域信号中提取特征，这对于压力信号的建模尤为关键。</w:t>
      </w:r>
    </w:p>
    <w:p w14:paraId="0E01233C">
      <w:pPr>
        <w:numPr>
          <w:ilvl w:val="0"/>
          <w:numId w:val="0"/>
        </w:numPr>
        <w:ind w:firstLine="420" w:firstLineChars="0"/>
        <w:rPr>
          <w:rFonts w:hint="eastAsia" w:hAnsi="Cambria Math"/>
          <w:i w:val="0"/>
          <w:color w:val="1424EE"/>
          <w:sz w:val="24"/>
          <w:szCs w:val="24"/>
        </w:rPr>
      </w:pPr>
      <w:r>
        <w:rPr>
          <w:rFonts w:hint="eastAsia" w:hAnsi="Cambria Math"/>
          <w:i w:val="0"/>
          <w:color w:val="1424EE"/>
          <w:sz w:val="24"/>
          <w:szCs w:val="24"/>
        </w:rPr>
        <w:t>所采用的学生网络主要由两个一维卷积层组成，每层均配有 Batch Normalization 和后续的最大池化层以实现特征压缩与优化。提取到的特征进一步通过自适应平均池化汇总为最终的低维表示用于决策。</w:t>
      </w:r>
      <w:r>
        <w:rPr>
          <w:rFonts w:hint="eastAsia" w:hAnsi="Cambria Math"/>
          <w:i w:val="0"/>
          <w:sz w:val="24"/>
          <w:szCs w:val="24"/>
        </w:rPr>
        <w:t>该设计在保证有效表示学习能力的同时，也提升了计算效率。将压力信号输入该 1D-CNN 网络后，</w:t>
      </w:r>
      <w:r>
        <w:rPr>
          <w:rFonts w:hint="eastAsia" w:hAnsi="Cambria Math"/>
          <w:i w:val="0"/>
          <w:color w:val="1424EE"/>
          <w:sz w:val="24"/>
          <w:szCs w:val="24"/>
        </w:rPr>
        <w:t xml:space="preserve">预测标签与真实标签之间的交叉熵损失被定义为 </w:t>
      </w:r>
      <m:oMath>
        <m:sSub>
          <m:sSubPr>
            <m:ctrlPr>
              <w:rPr>
                <w:rFonts w:hint="default" w:ascii="Cambria Math" w:hAnsi="Cambria Math"/>
                <w:i w:val="0"/>
                <w:color w:val="1424EE"/>
                <w:sz w:val="24"/>
                <w:szCs w:val="24"/>
              </w:rPr>
            </m:ctrlPr>
          </m:sSubPr>
          <m:e>
            <m:r>
              <m:rPr>
                <m:sty m:val="p"/>
              </m:rPr>
              <w:rPr>
                <w:rFonts w:hint="default" w:ascii="Cambria Math" w:hAnsi="Cambria Math"/>
                <w:color w:val="1424EE"/>
                <w:sz w:val="24"/>
                <w:szCs w:val="24"/>
              </w:rPr>
              <m:t>L</m:t>
            </m:r>
            <m:ctrlPr>
              <w:rPr>
                <w:rFonts w:hint="default" w:ascii="Cambria Math" w:hAnsi="Cambria Math"/>
                <w:i w:val="0"/>
                <w:color w:val="1424EE"/>
                <w:sz w:val="24"/>
                <w:szCs w:val="24"/>
              </w:rPr>
            </m:ctrlPr>
          </m:e>
          <m:sub>
            <m:r>
              <m:rPr>
                <m:sty m:val="p"/>
              </m:rPr>
              <w:rPr>
                <w:rFonts w:hint="default" w:ascii="Cambria Math" w:hAnsi="Cambria Math"/>
                <w:color w:val="1424EE"/>
                <w:sz w:val="24"/>
                <w:szCs w:val="24"/>
              </w:rPr>
              <m:t>S</m:t>
            </m:r>
            <m:ctrlPr>
              <w:rPr>
                <w:rFonts w:hint="default" w:ascii="Cambria Math" w:hAnsi="Cambria Math"/>
                <w:i w:val="0"/>
                <w:color w:val="1424EE"/>
                <w:sz w:val="24"/>
                <w:szCs w:val="24"/>
              </w:rPr>
            </m:ctrlPr>
          </m:sub>
        </m:sSub>
      </m:oMath>
      <w:r>
        <w:rPr>
          <w:rFonts w:hint="eastAsia" w:hAnsi="Cambria Math"/>
          <w:i w:val="0"/>
          <w:color w:val="1424EE"/>
          <w:sz w:val="24"/>
          <w:szCs w:val="24"/>
        </w:rPr>
        <w:t>，用于故障分类。</w:t>
      </w:r>
    </w:p>
    <w:p w14:paraId="749A682D">
      <w:pPr>
        <w:numPr>
          <w:ilvl w:val="0"/>
          <w:numId w:val="0"/>
        </w:numPr>
        <w:rPr>
          <w:rFonts w:hint="eastAsia" w:hAnsi="Cambria Math"/>
          <w:i w:val="0"/>
          <w:sz w:val="24"/>
          <w:szCs w:val="24"/>
        </w:rPr>
      </w:pPr>
    </w:p>
    <w:p w14:paraId="1C738D06">
      <w:pPr>
        <w:numPr>
          <w:ilvl w:val="0"/>
          <w:numId w:val="0"/>
        </w:numPr>
        <w:rPr>
          <w:rFonts w:hint="eastAsia" w:hAnsi="Cambria Math"/>
          <w:i w:val="0"/>
          <w:sz w:val="24"/>
          <w:szCs w:val="24"/>
        </w:rPr>
      </w:pPr>
    </w:p>
    <w:p w14:paraId="0189D6C2">
      <w:pPr>
        <w:numPr>
          <w:ilvl w:val="0"/>
          <w:numId w:val="0"/>
        </w:numPr>
        <w:rPr>
          <w:rFonts w:hint="eastAsia" w:hAnsi="Cambria Math"/>
          <w:i w:val="0"/>
          <w:sz w:val="24"/>
          <w:szCs w:val="24"/>
        </w:rPr>
      </w:pPr>
    </w:p>
    <w:p w14:paraId="34235958">
      <w:pPr>
        <w:numPr>
          <w:ilvl w:val="0"/>
          <w:numId w:val="0"/>
        </w:numPr>
        <w:rPr>
          <w:rFonts w:hint="eastAsia"/>
        </w:rPr>
      </w:pPr>
    </w:p>
    <w:p w14:paraId="6F6E8C9D">
      <w:pPr>
        <w:numPr>
          <w:ilvl w:val="0"/>
          <w:numId w:val="0"/>
        </w:numPr>
        <w:rPr>
          <w:rFonts w:hint="eastAsia" w:hAnsi="Cambria Math"/>
          <w:i w:val="0"/>
          <w:sz w:val="24"/>
          <w:szCs w:val="24"/>
        </w:rPr>
      </w:pPr>
      <w:r>
        <w:rPr>
          <w:rFonts w:hint="eastAsia" w:hAnsi="Cambria Math"/>
          <w:i w:val="0"/>
          <w:sz w:val="24"/>
          <w:szCs w:val="24"/>
        </w:rPr>
        <w:t>F. 多教师知识蒸馏</w:t>
      </w:r>
    </w:p>
    <w:p w14:paraId="14A9E7B9">
      <w:pPr>
        <w:numPr>
          <w:ilvl w:val="0"/>
          <w:numId w:val="0"/>
        </w:numPr>
        <w:ind w:firstLine="420" w:firstLineChars="0"/>
        <w:rPr>
          <w:rFonts w:hint="eastAsia" w:hAnsi="Cambria Math"/>
          <w:i w:val="0"/>
          <w:sz w:val="24"/>
          <w:szCs w:val="24"/>
        </w:rPr>
      </w:pPr>
      <w:r>
        <w:rPr>
          <w:rFonts w:hint="eastAsia" w:hAnsi="Cambria Math"/>
          <w:i w:val="0"/>
          <w:sz w:val="24"/>
          <w:szCs w:val="24"/>
        </w:rPr>
        <w:t>在常规的知识蒸馏框架中，通常包含一个教师网络和一个学生网络。教师网络结构庞大，而学生网络通常更小，适用于资源受限的场景。通过蒸馏过程，学生网络可以从教师网络中有效学习其表示能力，从而在模型容量受限的情况下实现更优性能。</w:t>
      </w:r>
    </w:p>
    <w:p w14:paraId="2D75BA32">
      <w:pPr>
        <w:numPr>
          <w:ilvl w:val="0"/>
          <w:numId w:val="0"/>
        </w:numPr>
        <w:ind w:firstLine="420" w:firstLineChars="0"/>
        <w:rPr>
          <w:rFonts w:hint="eastAsia" w:hAnsi="Cambria Math"/>
          <w:i w:val="0"/>
          <w:sz w:val="24"/>
          <w:szCs w:val="24"/>
        </w:rPr>
      </w:pPr>
      <w:r>
        <w:rPr>
          <w:rFonts w:hint="eastAsia" w:hAnsi="Cambria Math"/>
          <w:i w:val="0"/>
          <w:sz w:val="24"/>
          <w:szCs w:val="24"/>
        </w:rPr>
        <w:t>在本研究中，为了解决多模态缺失问题，我们提出了一种多教师知识蒸馏策略，适用于齿轮泵故障诊断任务。具体而言，我们构建了三个不同的教师网络：一个时序教师网络、一个空间教师网络以及一个基于 GPT 的时序建模网络。每个教师网络分别从不同模态（振动、空间分布、时间演化）中提取知识。这种策略促进了特征表征的全面性，使学生网络能够从多角度捕获特征，并在缺失模态时补充关键信息。</w:t>
      </w:r>
    </w:p>
    <w:p w14:paraId="24BAA972">
      <w:pPr>
        <w:numPr>
          <w:ilvl w:val="0"/>
          <w:numId w:val="0"/>
        </w:numPr>
        <w:rPr>
          <w:rFonts w:hint="eastAsia" w:hAnsi="Cambria Math"/>
          <w:i w:val="0"/>
          <w:sz w:val="24"/>
          <w:szCs w:val="24"/>
        </w:rPr>
      </w:pPr>
      <w:r>
        <w:rPr>
          <w:rFonts w:hint="eastAsia" w:hAnsi="Cambria Math"/>
          <w:i w:val="0"/>
          <w:sz w:val="24"/>
          <w:szCs w:val="24"/>
        </w:rPr>
        <w:t>此外，在多教师知识蒸馏框架中，每个教师网络输出的特征表示通过融合方式传递给学生网络，从而增强其泛化能力。与传统的单教师蒸馏不同，该方法能够实现教师知识的迁移与共享，在资源受限下显著提升诊断性能。</w:t>
      </w:r>
    </w:p>
    <w:p w14:paraId="0D583510">
      <w:pPr>
        <w:numPr>
          <w:ilvl w:val="0"/>
          <w:numId w:val="0"/>
        </w:numPr>
        <w:ind w:firstLine="420" w:firstLineChars="0"/>
      </w:pPr>
      <w:r>
        <w:rPr>
          <w:rFonts w:hint="default" w:hAnsi="Cambria Math"/>
          <w:i w:val="0"/>
          <w:sz w:val="24"/>
          <w:szCs w:val="24"/>
        </w:rPr>
        <w:t>具体而言，对于三个教师网络，我们首先计算每个网络对每一类别的预测结果与真实标签之间的交叉熵损失，其表达如下：</w:t>
      </w:r>
      <w:r>
        <w:br w:type="textWrapping"/>
      </w:r>
      <m:oMath>
        <m:sSubSup>
          <m:sSubSupPr>
            <m:ctrlPr>
              <w:rPr>
                <w:rFonts w:hint="default" w:ascii="Cambria Math" w:hAnsi="Cambria Math"/>
                <w:i w:val="0"/>
                <w:sz w:val="24"/>
                <w:szCs w:val="24"/>
              </w:rPr>
            </m:ctrlPr>
          </m:sSubSupPr>
          <m:e>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c=1</m:t>
            </m:r>
            <m:ctrlPr>
              <w:rPr>
                <w:rFonts w:hint="default" w:ascii="Cambria Math" w:hAnsi="Cambria Math"/>
                <w:i w:val="0"/>
                <w:sz w:val="24"/>
                <w:szCs w:val="24"/>
              </w:rPr>
            </m:ctrlPr>
          </m:sub>
          <m:sup>
            <m:r>
              <m:rPr>
                <m:sty m:val="p"/>
              </m:rPr>
              <w:rPr>
                <w:rFonts w:hint="default" w:ascii="Cambria Math" w:hAnsi="Cambria Math"/>
                <w:sz w:val="24"/>
                <w:szCs w:val="24"/>
              </w:rPr>
              <m:t>C</m:t>
            </m:r>
            <m:ctrlPr>
              <w:rPr>
                <w:rFonts w:hint="default" w:ascii="Cambria Math" w:hAnsi="Cambria Math"/>
                <w:i w:val="0"/>
                <w:sz w:val="24"/>
                <w:szCs w:val="24"/>
              </w:rPr>
            </m:ctrlPr>
          </m:sup>
          <m:e>
            <m:sSup>
              <m:sSupPr>
                <m:ctrlPr>
                  <w:rPr>
                    <w:rFonts w:hint="default" w:ascii="Cambria Math" w:hAnsi="Cambria Math"/>
                    <w:i w:val="0"/>
                    <w:sz w:val="24"/>
                    <w:szCs w:val="24"/>
                  </w:rPr>
                </m:ctrlPr>
              </m:sSupPr>
              <m:e>
                <m:r>
                  <m:rPr>
                    <m:sty m:val="p"/>
                  </m:rPr>
                  <w:rPr>
                    <w:rFonts w:hint="default" w:ascii="Cambria Math" w:hAnsi="Cambria Math"/>
                    <w:sz w:val="24"/>
                    <w:szCs w:val="24"/>
                  </w:rPr>
                  <m:t>y</m:t>
                </m:r>
                <m:ctrlPr>
                  <w:rPr>
                    <w:rFonts w:hint="default" w:ascii="Cambria Math" w:hAnsi="Cambria Math"/>
                    <w:i w:val="0"/>
                    <w:sz w:val="24"/>
                    <w:szCs w:val="24"/>
                  </w:rPr>
                </m:ctrlPr>
              </m:e>
              <m:sup>
                <m:r>
                  <m:rPr>
                    <m:sty m:val="p"/>
                  </m:rPr>
                  <w:rPr>
                    <w:rFonts w:hint="default" w:ascii="Cambria Math" w:hAnsi="Cambria Math"/>
                    <w:sz w:val="24"/>
                    <w:szCs w:val="24"/>
                  </w:rPr>
                  <m:t>c</m:t>
                </m:r>
                <m:ctrlPr>
                  <w:rPr>
                    <w:rFonts w:hint="default" w:ascii="Cambria Math" w:hAnsi="Cambria Math"/>
                    <w:i w:val="0"/>
                    <w:sz w:val="24"/>
                    <w:szCs w:val="24"/>
                  </w:rPr>
                </m:ctrlPr>
              </m:sup>
            </m:sSup>
            <m:ctrlPr>
              <w:rPr>
                <w:rFonts w:hint="default" w:ascii="Cambria Math" w:hAnsi="Cambria Math"/>
                <w:i w:val="0"/>
                <w:sz w:val="24"/>
                <w:szCs w:val="24"/>
              </w:rPr>
            </m:ctrlPr>
          </m:e>
        </m:nary>
        <m:func>
          <m:funcPr>
            <m:ctrlPr>
              <w:rPr>
                <w:rFonts w:hint="default" w:ascii="Cambria Math" w:hAnsi="Cambria Math"/>
                <w:i w:val="0"/>
                <w:sz w:val="24"/>
                <w:szCs w:val="24"/>
              </w:rPr>
            </m:ctrlPr>
          </m:funcPr>
          <m:fName>
            <m:r>
              <m:rPr>
                <m:sty m:val="p"/>
              </m:rPr>
              <w:rPr>
                <w:rFonts w:hint="default" w:ascii="Cambria Math" w:hAnsi="Cambria Math"/>
                <w:sz w:val="24"/>
                <w:szCs w:val="24"/>
              </w:rPr>
              <m:t>log</m:t>
            </m:r>
            <m:ctrlPr>
              <w:rPr>
                <w:rFonts w:hint="default" w:ascii="Cambria Math" w:hAnsi="Cambria Math"/>
                <w:i w:val="0"/>
                <w:sz w:val="24"/>
                <w:szCs w:val="24"/>
              </w:rPr>
            </m:ctrlPr>
          </m:fName>
          <m:e>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default" w:ascii="Cambria Math" w:hAnsi="Cambria Math"/>
                    <w:i w:val="0"/>
                    <w:sz w:val="24"/>
                    <w:szCs w:val="24"/>
                  </w:rPr>
                </m:ctrlPr>
              </m:e>
              <m:sub>
                <m:r>
                  <m:rPr>
                    <m:sty m:val="p"/>
                  </m:rPr>
                  <w:rPr>
                    <w:rFonts w:hint="default" w:ascii="Cambria Math" w:hAnsi="Cambria Math"/>
                    <w:sz w:val="24"/>
                    <w:szCs w:val="24"/>
                  </w:rPr>
                  <m:t>p</m:t>
                </m:r>
                <w:ins w:id="159" w:author="金宇平" w:date="2025-09-05T16:34:16Z">
                  <m:r>
                    <m:rPr>
                      <m:sty m:val="p"/>
                    </m:rPr>
                    <w:rPr>
                      <w:rFonts w:hint="default" w:ascii="Cambria Math" w:hAnsi="Cambria Math"/>
                      <w:sz w:val="24"/>
                      <w:szCs w:val="24"/>
                      <w:lang w:val="en-US" w:eastAsia="zh-CN"/>
                    </w:rPr>
                    <m:t>,</m:t>
                  </m:r>
                </w:ins>
                <w:ins w:id="160" w:author="金宇平" w:date="2025-09-05T16:34:17Z">
                  <m:r>
                    <m:rPr>
                      <m:sty m:val="p"/>
                    </m:rPr>
                    <w:rPr>
                      <w:rFonts w:hint="default" w:ascii="Cambria Math" w:hAnsi="Cambria Math"/>
                      <w:sz w:val="24"/>
                      <w:szCs w:val="24"/>
                      <w:lang w:val="en-US" w:eastAsia="zh-CN"/>
                    </w:rPr>
                    <m:t>c</m:t>
                  </m:r>
                </w:ins>
                <m:ctrlPr>
                  <w:rPr>
                    <w:rFonts w:hint="default" w:ascii="Cambria Math" w:hAnsi="Cambria Math"/>
                    <w:i w:val="0"/>
                    <w:sz w:val="24"/>
                    <w:szCs w:val="24"/>
                  </w:rPr>
                </m:ctrlPr>
              </m:sub>
            </m:sSub>
            <m:ctrlPr>
              <w:rPr>
                <w:rFonts w:hint="default" w:ascii="Cambria Math" w:hAnsi="Cambria Math"/>
                <w:i w:val="0"/>
                <w:sz w:val="24"/>
                <w:szCs w:val="24"/>
              </w:rPr>
            </m:ctrlPr>
          </m:e>
        </m:func>
      </m:oMath>
      <w:r>
        <w:rPr>
          <w:rFonts w:hint="eastAsia" w:hAnsi="Cambria Math"/>
          <w:i w:val="0"/>
          <w:sz w:val="24"/>
          <w:szCs w:val="24"/>
          <w:lang w:val="en-US" w:eastAsia="zh-CN"/>
        </w:rPr>
        <w:t xml:space="preserve"> </w:t>
      </w:r>
      <w:r>
        <w:commentReference w:id="3"/>
      </w:r>
      <w:r>
        <w:rPr>
          <w:rFonts w:hint="eastAsia" w:hAnsi="Cambria Math"/>
          <w:i w:val="0"/>
          <w:sz w:val="24"/>
          <w:szCs w:val="24"/>
          <w:lang w:val="en-US" w:eastAsia="zh-CN"/>
        </w:rPr>
        <w:t xml:space="preserve">             (12)             </w:t>
      </w:r>
      <w:r>
        <w:rPr>
          <w:rFonts w:hint="default" w:hAnsi="Cambria Math"/>
          <w:i w:val="0"/>
          <w:sz w:val="24"/>
          <w:szCs w:val="24"/>
        </w:rPr>
        <w:br w:type="textWrapping"/>
      </w:r>
      <w:r>
        <w:rPr>
          <w:rFonts w:hint="default" w:hAnsi="Cambria Math"/>
          <w:i w:val="0"/>
          <w:sz w:val="24"/>
          <w:szCs w:val="24"/>
        </w:rPr>
        <w:br w:type="textWrapping"/>
      </w:r>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 xml:space="preserve">   </w:t>
      </w:r>
      <m:oMath>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c=1</m:t>
            </m:r>
            <m:ctrlPr>
              <w:rPr>
                <w:rFonts w:hint="default" w:ascii="Cambria Math" w:hAnsi="Cambria Math"/>
                <w:i w:val="0"/>
                <w:sz w:val="24"/>
                <w:szCs w:val="24"/>
              </w:rPr>
            </m:ctrlPr>
          </m:sub>
          <m:sup>
            <m:r>
              <m:rPr>
                <m:sty m:val="p"/>
              </m:rPr>
              <w:rPr>
                <w:rFonts w:hint="default" w:ascii="Cambria Math" w:hAnsi="Cambria Math"/>
                <w:sz w:val="24"/>
                <w:szCs w:val="24"/>
              </w:rPr>
              <m:t>C</m:t>
            </m:r>
            <m:ctrlPr>
              <w:rPr>
                <w:rFonts w:hint="default" w:ascii="Cambria Math" w:hAnsi="Cambria Math"/>
                <w:i w:val="0"/>
                <w:sz w:val="24"/>
                <w:szCs w:val="24"/>
              </w:rPr>
            </m:ctrlPr>
          </m:sup>
          <m:e>
            <m:sSup>
              <m:sSupPr>
                <m:ctrlPr>
                  <w:rPr>
                    <w:rFonts w:hint="default" w:ascii="Cambria Math" w:hAnsi="Cambria Math"/>
                    <w:i w:val="0"/>
                    <w:sz w:val="24"/>
                    <w:szCs w:val="24"/>
                  </w:rPr>
                </m:ctrlPr>
              </m:sSupPr>
              <m:e>
                <m:r>
                  <m:rPr>
                    <m:sty m:val="p"/>
                  </m:rPr>
                  <w:rPr>
                    <w:rFonts w:hint="default" w:ascii="Cambria Math" w:hAnsi="Cambria Math"/>
                    <w:sz w:val="24"/>
                    <w:szCs w:val="24"/>
                  </w:rPr>
                  <m:t>y</m:t>
                </m:r>
                <m:ctrlPr>
                  <w:rPr>
                    <w:rFonts w:hint="default" w:ascii="Cambria Math" w:hAnsi="Cambria Math"/>
                    <w:i w:val="0"/>
                    <w:sz w:val="24"/>
                    <w:szCs w:val="24"/>
                  </w:rPr>
                </m:ctrlPr>
              </m:e>
              <m:sup>
                <m:r>
                  <m:rPr>
                    <m:sty m:val="p"/>
                  </m:rPr>
                  <w:rPr>
                    <w:rFonts w:hint="default" w:ascii="Cambria Math" w:hAnsi="Cambria Math"/>
                    <w:sz w:val="24"/>
                    <w:szCs w:val="24"/>
                  </w:rPr>
                  <m:t>c</m:t>
                </m:r>
                <m:ctrlPr>
                  <w:rPr>
                    <w:rFonts w:hint="default" w:ascii="Cambria Math" w:hAnsi="Cambria Math"/>
                    <w:i w:val="0"/>
                    <w:sz w:val="24"/>
                    <w:szCs w:val="24"/>
                  </w:rPr>
                </m:ctrlPr>
              </m:sup>
            </m:sSup>
            <m:ctrlPr>
              <w:rPr>
                <w:rFonts w:hint="default" w:ascii="Cambria Math" w:hAnsi="Cambria Math"/>
                <w:i w:val="0"/>
                <w:sz w:val="24"/>
                <w:szCs w:val="24"/>
              </w:rPr>
            </m:ctrlPr>
          </m:e>
        </m:nary>
        <m:func>
          <m:funcPr>
            <m:ctrlPr>
              <w:rPr>
                <w:rFonts w:hint="default" w:ascii="Cambria Math" w:hAnsi="Cambria Math"/>
                <w:i w:val="0"/>
                <w:sz w:val="24"/>
                <w:szCs w:val="24"/>
              </w:rPr>
            </m:ctrlPr>
          </m:funcPr>
          <m:fName>
            <m:r>
              <m:rPr>
                <m:sty m:val="p"/>
              </m:rPr>
              <w:rPr>
                <w:rFonts w:hint="default" w:ascii="Cambria Math" w:hAnsi="Cambria Math"/>
                <w:sz w:val="24"/>
                <w:szCs w:val="24"/>
              </w:rPr>
              <m:t>log</m:t>
            </m:r>
            <m:ctrlPr>
              <w:rPr>
                <w:rFonts w:hint="default" w:ascii="Cambria Math" w:hAnsi="Cambria Math"/>
                <w:i w:val="0"/>
                <w:sz w:val="24"/>
                <w:szCs w:val="24"/>
              </w:rPr>
            </m:ctrlPr>
          </m:fName>
          <m:e>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e>
        </m:func>
      </m:oMath>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(13)</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 </w:t>
      </w:r>
      <w:r>
        <w:rPr>
          <w:rFonts w:hint="default" w:hAnsi="Cambria Math"/>
          <w:i w:val="0"/>
          <w:sz w:val="24"/>
          <w:szCs w:val="24"/>
        </w:rPr>
        <w:br w:type="textWrapping"/>
      </w:r>
      <w:r>
        <w:rPr>
          <w:rFonts w:hint="eastAsia" w:hAnsi="Cambria Math"/>
          <w:i w:val="0"/>
          <w:sz w:val="24"/>
          <w:szCs w:val="24"/>
          <w:lang w:val="en-US" w:eastAsia="zh-CN"/>
        </w:rPr>
        <w:t xml:space="preserve">                               </w:t>
      </w:r>
      <m:oMath>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c=1</m:t>
            </m:r>
            <m:ctrlPr>
              <w:rPr>
                <w:rFonts w:hint="default" w:ascii="Cambria Math" w:hAnsi="Cambria Math"/>
                <w:i w:val="0"/>
                <w:sz w:val="24"/>
                <w:szCs w:val="24"/>
              </w:rPr>
            </m:ctrlPr>
          </m:sub>
          <m:sup>
            <m:r>
              <m:rPr>
                <m:sty m:val="p"/>
              </m:rPr>
              <w:rPr>
                <w:rFonts w:hint="default" w:ascii="Cambria Math" w:hAnsi="Cambria Math"/>
                <w:sz w:val="24"/>
                <w:szCs w:val="24"/>
              </w:rPr>
              <m:t>C</m:t>
            </m:r>
            <m:ctrlPr>
              <w:rPr>
                <w:rFonts w:hint="default" w:ascii="Cambria Math" w:hAnsi="Cambria Math"/>
                <w:i w:val="0"/>
                <w:sz w:val="24"/>
                <w:szCs w:val="24"/>
              </w:rPr>
            </m:ctrlPr>
          </m:sup>
          <m:e>
            <m:sSup>
              <m:sSupPr>
                <m:ctrlPr>
                  <w:rPr>
                    <w:rFonts w:hint="default" w:ascii="Cambria Math" w:hAnsi="Cambria Math"/>
                    <w:i w:val="0"/>
                    <w:sz w:val="24"/>
                    <w:szCs w:val="24"/>
                  </w:rPr>
                </m:ctrlPr>
              </m:sSupPr>
              <m:e>
                <m:r>
                  <m:rPr>
                    <m:sty m:val="p"/>
                  </m:rPr>
                  <w:rPr>
                    <w:rFonts w:hint="default" w:ascii="Cambria Math" w:hAnsi="Cambria Math"/>
                    <w:sz w:val="24"/>
                    <w:szCs w:val="24"/>
                  </w:rPr>
                  <m:t>y</m:t>
                </m:r>
                <m:ctrlPr>
                  <w:rPr>
                    <w:rFonts w:hint="default" w:ascii="Cambria Math" w:hAnsi="Cambria Math"/>
                    <w:i w:val="0"/>
                    <w:sz w:val="24"/>
                    <w:szCs w:val="24"/>
                  </w:rPr>
                </m:ctrlPr>
              </m:e>
              <m:sup>
                <m:r>
                  <m:rPr>
                    <m:sty m:val="p"/>
                  </m:rPr>
                  <w:rPr>
                    <w:rFonts w:hint="default" w:ascii="Cambria Math" w:hAnsi="Cambria Math"/>
                    <w:sz w:val="24"/>
                    <w:szCs w:val="24"/>
                  </w:rPr>
                  <m:t>c</m:t>
                </m:r>
                <m:ctrlPr>
                  <w:rPr>
                    <w:rFonts w:hint="default" w:ascii="Cambria Math" w:hAnsi="Cambria Math"/>
                    <w:i w:val="0"/>
                    <w:sz w:val="24"/>
                    <w:szCs w:val="24"/>
                  </w:rPr>
                </m:ctrlPr>
              </m:sup>
            </m:sSup>
            <m:ctrlPr>
              <w:rPr>
                <w:rFonts w:hint="default" w:ascii="Cambria Math" w:hAnsi="Cambria Math"/>
                <w:i w:val="0"/>
                <w:sz w:val="24"/>
                <w:szCs w:val="24"/>
              </w:rPr>
            </m:ctrlPr>
          </m:e>
        </m:nary>
        <m:func>
          <m:funcPr>
            <m:ctrlPr>
              <w:rPr>
                <w:rFonts w:hint="default" w:ascii="Cambria Math" w:hAnsi="Cambria Math"/>
                <w:i w:val="0"/>
                <w:sz w:val="24"/>
                <w:szCs w:val="24"/>
              </w:rPr>
            </m:ctrlPr>
          </m:funcPr>
          <m:fName>
            <m:r>
              <m:rPr>
                <m:sty m:val="p"/>
              </m:rPr>
              <w:rPr>
                <w:rFonts w:hint="default" w:ascii="Cambria Math" w:hAnsi="Cambria Math"/>
                <w:sz w:val="24"/>
                <w:szCs w:val="24"/>
              </w:rPr>
              <m:t>log</m:t>
            </m:r>
            <m:ctrlPr>
              <w:rPr>
                <w:rFonts w:hint="default" w:ascii="Cambria Math" w:hAnsi="Cambria Math"/>
                <w:i w:val="0"/>
                <w:sz w:val="24"/>
                <w:szCs w:val="24"/>
              </w:rPr>
            </m:ctrlPr>
          </m:fName>
          <m:e>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ctrlPr>
              <w:rPr>
                <w:rFonts w:hint="default" w:ascii="Cambria Math" w:hAnsi="Cambria Math"/>
                <w:i w:val="0"/>
                <w:sz w:val="24"/>
                <w:szCs w:val="24"/>
              </w:rPr>
            </m:ctrlPr>
          </m:e>
        </m:func>
      </m:oMath>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 xml:space="preserve">(14)            </w:t>
      </w:r>
      <w:r>
        <w:rPr>
          <w:rFonts w:hint="default" w:hAnsi="Cambria Math"/>
          <w:i w:val="0"/>
          <w:sz w:val="24"/>
          <w:szCs w:val="24"/>
        </w:rPr>
        <w:br w:type="textWrapping"/>
      </w:r>
      <w:r>
        <w:rPr>
          <w:rFonts w:hint="eastAsia"/>
          <w:lang w:val="en-US" w:eastAsia="zh-CN"/>
        </w:rPr>
        <w:t xml:space="preserve"> </w:t>
      </w:r>
      <w:r>
        <w:br w:type="textWrapping"/>
      </w:r>
      <w:r>
        <w:rPr>
          <w:rFonts w:hint="eastAsia" w:hAnsi="Cambria Math"/>
          <w:i w:val="0"/>
          <w:sz w:val="24"/>
          <w:szCs w:val="24"/>
        </w:rPr>
        <w:t>其中，</w:t>
      </w:r>
      <m:oMath>
        <m:r>
          <m:rPr>
            <m:sty m:val="p"/>
          </m:rPr>
          <w:rPr>
            <w:rFonts w:hint="default" w:ascii="Cambria Math" w:hAnsi="Cambria Math"/>
            <w:sz w:val="24"/>
            <w:szCs w:val="24"/>
          </w:rPr>
          <m:t>C</m:t>
        </m:r>
      </m:oMath>
      <w:r>
        <w:rPr>
          <w:rFonts w:hint="eastAsia" w:hAnsi="Cambria Math"/>
          <w:i w:val="0"/>
          <w:sz w:val="24"/>
          <w:szCs w:val="24"/>
        </w:rPr>
        <w:t>为类别总数，</w:t>
      </w:r>
      <m:oMath>
        <m:r>
          <m:rPr>
            <m:sty m:val="p"/>
          </m:rPr>
          <w:rPr>
            <w:rFonts w:hint="default" w:ascii="Cambria Math" w:hAnsi="Cambria Math"/>
            <w:sz w:val="24"/>
            <w:szCs w:val="24"/>
          </w:rPr>
          <m:t>y</m:t>
        </m:r>
      </m:oMath>
      <w:r>
        <w:rPr>
          <w:rFonts w:hint="eastAsia" w:hAnsi="Cambria Math"/>
          <w:i w:val="0"/>
          <w:sz w:val="24"/>
          <w:szCs w:val="24"/>
        </w:rPr>
        <w:t>为真实标签；</w:t>
      </w:r>
      <m:oMath>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eastAsia" w:ascii="Cambria Math" w:hAnsi="Cambria Math"/>
                <w:i w:val="0"/>
                <w:sz w:val="24"/>
                <w:szCs w:val="24"/>
              </w:rPr>
            </m:ctrlPr>
          </m:e>
          <m:sub>
            <m:r>
              <m:rPr>
                <m:sty m:val="p"/>
              </m:rPr>
              <w:rPr>
                <w:rFonts w:hint="default" w:ascii="Cambria Math" w:hAnsi="Cambria Math"/>
                <w:sz w:val="24"/>
                <w:szCs w:val="24"/>
              </w:rPr>
              <m:t>p</m:t>
            </m:r>
            <m:ctrlPr>
              <w:rPr>
                <w:rFonts w:hint="eastAsia" w:ascii="Cambria Math" w:hAnsi="Cambria Math"/>
                <w:i w:val="0"/>
                <w:sz w:val="24"/>
                <w:szCs w:val="24"/>
              </w:rPr>
            </m:ctrlPr>
          </m:sub>
        </m:sSub>
      </m:oMath>
      <w:r>
        <w:rPr>
          <w:rFonts w:hint="eastAsia" w:hAnsi="Cambria Math"/>
          <w:i w:val="0"/>
          <w:sz w:val="24"/>
          <w:szCs w:val="24"/>
        </w:rPr>
        <w:t>、</w:t>
      </w:r>
      <m:oMath>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eastAsia" w:ascii="Cambria Math" w:hAnsi="Cambria Math"/>
                <w:i w:val="0"/>
                <w:sz w:val="24"/>
                <w:szCs w:val="24"/>
              </w:rPr>
            </m:ctrlPr>
          </m:e>
          <m:sub>
            <m:r>
              <m:rPr>
                <m:sty m:val="p"/>
              </m:rPr>
              <w:rPr>
                <w:rFonts w:hint="default" w:ascii="Cambria Math" w:hAnsi="Cambria Math"/>
                <w:sz w:val="24"/>
                <w:szCs w:val="24"/>
              </w:rPr>
              <m:t>t</m:t>
            </m:r>
            <m:ctrlPr>
              <w:rPr>
                <w:rFonts w:hint="eastAsia" w:ascii="Cambria Math" w:hAnsi="Cambria Math"/>
                <w:i w:val="0"/>
                <w:sz w:val="24"/>
                <w:szCs w:val="24"/>
              </w:rPr>
            </m:ctrlPr>
          </m:sub>
        </m:sSub>
      </m:oMath>
      <w:r>
        <w:rPr>
          <w:rFonts w:hint="eastAsia" w:hAnsi="Cambria Math"/>
          <w:i w:val="0"/>
          <w:sz w:val="24"/>
          <w:szCs w:val="24"/>
        </w:rPr>
        <w:t>、</w:t>
      </w:r>
      <m:oMath>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eastAsia" w:ascii="Cambria Math" w:hAnsi="Cambria Math"/>
                <w:i w:val="0"/>
                <w:sz w:val="24"/>
                <w:szCs w:val="24"/>
              </w:rPr>
            </m:ctrlPr>
          </m:e>
          <m:sub>
            <m:r>
              <m:rPr>
                <m:sty m:val="p"/>
              </m:rPr>
              <w:rPr>
                <w:rFonts w:hint="default" w:ascii="Cambria Math" w:hAnsi="Cambria Math"/>
                <w:sz w:val="24"/>
                <w:szCs w:val="24"/>
              </w:rPr>
              <m:t>s</m:t>
            </m:r>
            <m:ctrlPr>
              <w:rPr>
                <w:rFonts w:hint="eastAsia" w:ascii="Cambria Math" w:hAnsi="Cambria Math"/>
                <w:i w:val="0"/>
                <w:sz w:val="24"/>
                <w:szCs w:val="24"/>
              </w:rPr>
            </m:ctrlPr>
          </m:sub>
        </m:sSub>
      </m:oMath>
      <w:r>
        <w:rPr>
          <w:rFonts w:hint="eastAsia" w:hAnsi="Cambria Math"/>
          <w:i w:val="0"/>
          <w:sz w:val="24"/>
          <w:szCs w:val="24"/>
        </w:rPr>
        <w:t xml:space="preserve"> 分别表示来自压力教师网络、时序教师网络和空间教师网络的 </w:t>
      </w:r>
      <w:commentRangeStart w:id="4"/>
      <w:r>
        <w:rPr>
          <w:rFonts w:hint="eastAsia" w:hAnsi="Cambria Math"/>
          <w:i w:val="0"/>
          <w:sz w:val="24"/>
          <w:szCs w:val="24"/>
        </w:rPr>
        <w:t>Softmax 输出</w:t>
      </w:r>
      <w:commentRangeEnd w:id="4"/>
      <w:r>
        <w:commentReference w:id="4"/>
      </w:r>
      <w:r>
        <w:rPr>
          <w:rFonts w:hint="eastAsia" w:hAnsi="Cambria Math"/>
          <w:i w:val="0"/>
          <w:sz w:val="24"/>
          <w:szCs w:val="24"/>
        </w:rPr>
        <w:t>。</w:t>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上述交叉熵损失的结果用于计算各教师网络的权重，具体如下：</w:t>
      </w:r>
      <w:r>
        <w:rPr>
          <w:rFonts w:hint="eastAsia" w:hAnsi="Cambria Math"/>
          <w:i w:val="0"/>
          <w:sz w:val="24"/>
          <w:szCs w:val="24"/>
        </w:rPr>
        <w:br w:type="textWrapping"/>
      </w:r>
      <w:r>
        <w:br w:type="textWrapping"/>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m:oMath>
        <m:sSub>
          <m:sSubPr>
            <m:ctrlPr>
              <w:rPr>
                <w:rFonts w:hint="default" w:ascii="Cambria Math" w:hAnsi="Cambria Math"/>
                <w:i w:val="0"/>
                <w:sz w:val="24"/>
                <w:szCs w:val="24"/>
              </w:rPr>
            </m:ctrlPr>
          </m:sSubPr>
          <m:e>
            <m:r>
              <m:rPr>
                <m:sty m:val="p"/>
              </m:rPr>
              <w:rPr>
                <w:rFonts w:hint="default" w:ascii="Cambria Math" w:hAnsi="Cambria Math"/>
                <w:sz w:val="24"/>
                <w:szCs w:val="24"/>
              </w:rPr>
              <m:t>w</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r>
          <m:rPr>
            <m:sty m:val="p"/>
          </m:rPr>
          <w:rPr>
            <w:rFonts w:hint="default" w:ascii="Cambria Math" w:hAnsi="Cambria Math"/>
            <w:sz w:val="24"/>
            <w:szCs w:val="24"/>
          </w:rPr>
          <m:t>=</m:t>
        </m:r>
        <m:r>
          <m:rPr>
            <m:sty m:val="p"/>
          </m:rPr>
          <w:rPr>
            <w:rFonts w:hint="default" w:ascii="Cambria Math" w:hAnsi="Cambria Math"/>
            <w:sz w:val="24"/>
            <w:szCs w:val="24"/>
            <w:lang w:val="en-US" w:eastAsia="zh-CN"/>
          </w:rPr>
          <m:t>1−</m:t>
        </m:r>
        <m:f>
          <m:fPr>
            <m:ctrlPr>
              <w:rPr>
                <w:rFonts w:hint="default" w:ascii="Cambria Math" w:hAnsi="Cambria Math"/>
                <w:i w:val="0"/>
                <w:sz w:val="24"/>
                <w:szCs w:val="24"/>
              </w:rPr>
            </m:ctrlPr>
          </m:fPr>
          <m:num>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ctrlPr>
              <w:rPr>
                <w:rFonts w:hint="default" w:ascii="Cambria Math" w:hAnsi="Cambria Math"/>
                <w:i w:val="0"/>
                <w:sz w:val="24"/>
                <w:szCs w:val="24"/>
              </w:rPr>
            </m:ctrlPr>
          </m:num>
          <m:den>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ctrlPr>
              <w:rPr>
                <w:rFonts w:hint="default" w:ascii="Cambria Math" w:hAnsi="Cambria Math"/>
                <w:i w:val="0"/>
                <w:sz w:val="24"/>
                <w:szCs w:val="24"/>
              </w:rPr>
            </m:ctrlPr>
          </m:den>
        </m:f>
      </m:oMath>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 (15)</w:t>
      </w:r>
      <w:r>
        <w:rPr>
          <w:rFonts w:hint="default" w:hAnsi="Cambria Math"/>
          <w:i w:val="0"/>
          <w:sz w:val="24"/>
          <w:szCs w:val="24"/>
        </w:rPr>
        <w:br w:type="textWrapping"/>
      </w:r>
      <w:r>
        <w:rPr>
          <w:rFonts w:hint="default"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m:oMath>
        <m:sSub>
          <m:sSubPr>
            <m:ctrlPr>
              <w:rPr>
                <w:rFonts w:hint="default" w:ascii="Cambria Math" w:hAnsi="Cambria Math"/>
                <w:i w:val="0"/>
                <w:sz w:val="24"/>
                <w:szCs w:val="24"/>
              </w:rPr>
            </m:ctrlPr>
          </m:sSubPr>
          <m:e>
            <m:r>
              <m:rPr>
                <m:sty m:val="p"/>
              </m:rPr>
              <w:rPr>
                <w:rFonts w:hint="default" w:ascii="Cambria Math" w:hAnsi="Cambria Math"/>
                <w:sz w:val="24"/>
                <w:szCs w:val="24"/>
              </w:rPr>
              <m:t>w</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r>
          <m:rPr>
            <m:sty m:val="p"/>
          </m:rPr>
          <w:rPr>
            <w:rFonts w:hint="default" w:ascii="Cambria Math" w:hAnsi="Cambria Math"/>
            <w:sz w:val="24"/>
            <w:szCs w:val="24"/>
          </w:rPr>
          <m:t>=</m:t>
        </m:r>
        <m:r>
          <m:rPr>
            <m:sty m:val="p"/>
          </m:rPr>
          <w:rPr>
            <w:rFonts w:hint="default" w:ascii="Cambria Math" w:hAnsi="Cambria Math"/>
            <w:sz w:val="24"/>
            <w:szCs w:val="24"/>
            <w:lang w:val="en-US" w:eastAsia="zh-CN"/>
          </w:rPr>
          <m:t>1−</m:t>
        </m:r>
        <m:f>
          <m:fPr>
            <m:ctrlPr>
              <w:rPr>
                <w:rFonts w:hint="default" w:ascii="Cambria Math" w:hAnsi="Cambria Math"/>
                <w:i w:val="0"/>
                <w:sz w:val="24"/>
                <w:szCs w:val="24"/>
              </w:rPr>
            </m:ctrlPr>
          </m:fPr>
          <m:num>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ctrlPr>
              <w:rPr>
                <w:rFonts w:hint="default" w:ascii="Cambria Math" w:hAnsi="Cambria Math"/>
                <w:i w:val="0"/>
                <w:sz w:val="24"/>
                <w:szCs w:val="24"/>
              </w:rPr>
            </m:ctrlPr>
          </m:num>
          <m:den>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ctrlPr>
              <w:rPr>
                <w:rFonts w:hint="default" w:ascii="Cambria Math" w:hAnsi="Cambria Math"/>
                <w:i w:val="0"/>
                <w:sz w:val="24"/>
                <w:szCs w:val="24"/>
              </w:rPr>
            </m:ctrlPr>
          </m:den>
        </m:f>
      </m:oMath>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(16)</w:t>
      </w:r>
      <w:r>
        <w:rPr>
          <w:rFonts w:hint="default" w:hAnsi="Cambria Math"/>
          <w:i w:val="0"/>
          <w:sz w:val="24"/>
          <w:szCs w:val="24"/>
        </w:rPr>
        <w:br w:type="textWrapping"/>
      </w:r>
      <w:r>
        <w:rPr>
          <w:rFonts w:hint="default"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m:oMath>
        <m:sSub>
          <m:sSubPr>
            <m:ctrlPr>
              <w:rPr>
                <w:rFonts w:hint="default" w:ascii="Cambria Math" w:hAnsi="Cambria Math"/>
                <w:i w:val="0"/>
                <w:sz w:val="24"/>
                <w:szCs w:val="24"/>
              </w:rPr>
            </m:ctrlPr>
          </m:sSubPr>
          <m:e>
            <m:r>
              <m:rPr>
                <m:sty m:val="p"/>
              </m:rPr>
              <w:rPr>
                <w:rFonts w:hint="default" w:ascii="Cambria Math" w:hAnsi="Cambria Math"/>
                <w:sz w:val="24"/>
                <w:szCs w:val="24"/>
              </w:rPr>
              <m:t>w</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r>
          <m:rPr>
            <m:sty m:val="p"/>
          </m:rPr>
          <w:rPr>
            <w:rFonts w:hint="default" w:ascii="Cambria Math" w:hAnsi="Cambria Math"/>
            <w:sz w:val="24"/>
            <w:szCs w:val="24"/>
          </w:rPr>
          <m:t>=</m:t>
        </m:r>
        <m:r>
          <m:rPr>
            <m:sty m:val="p"/>
          </m:rPr>
          <w:rPr>
            <w:rFonts w:hint="default" w:ascii="Cambria Math" w:hAnsi="Cambria Math"/>
            <w:sz w:val="24"/>
            <w:szCs w:val="24"/>
            <w:lang w:val="en-US" w:eastAsia="zh-CN"/>
          </w:rPr>
          <m:t>1−</m:t>
        </m:r>
        <m:f>
          <m:fPr>
            <m:ctrlPr>
              <w:rPr>
                <w:rFonts w:hint="default" w:ascii="Cambria Math" w:hAnsi="Cambria Math"/>
                <w:i w:val="0"/>
                <w:sz w:val="24"/>
                <w:szCs w:val="24"/>
              </w:rPr>
            </m:ctrlPr>
          </m:fPr>
          <m:num>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ctrlPr>
              <w:rPr>
                <w:rFonts w:hint="default" w:ascii="Cambria Math" w:hAnsi="Cambria Math"/>
                <w:i w:val="0"/>
                <w:sz w:val="24"/>
                <w:szCs w:val="24"/>
              </w:rPr>
            </m:ctrlPr>
          </m:num>
          <m:den>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exp</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sSubSup>
              <m:sSubSupPr>
                <m:ctrlPr>
                  <w:rPr>
                    <w:rFonts w:hint="default" w:ascii="Cambria Math" w:hAnsi="Cambria Math"/>
                    <w:i w:val="0"/>
                    <w:sz w:val="24"/>
                    <w:szCs w:val="24"/>
                  </w:rPr>
                </m:ctrlPr>
              </m:sSubSup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ctrlPr>
                  <w:rPr>
                    <w:rFonts w:hint="default" w:ascii="Cambria Math" w:hAnsi="Cambria Math"/>
                    <w:i w:val="0"/>
                    <w:sz w:val="24"/>
                    <w:szCs w:val="24"/>
                  </w:rPr>
                </m:ctrlPr>
              </m:sub>
              <m:sup>
                <m:r>
                  <m:rPr>
                    <m:sty m:val="p"/>
                  </m:rPr>
                  <w:rPr>
                    <w:rFonts w:hint="default" w:ascii="Cambria Math" w:hAnsi="Cambria Math"/>
                    <w:sz w:val="24"/>
                    <w:szCs w:val="24"/>
                  </w:rPr>
                  <m:t>CE</m:t>
                </m:r>
                <m:ctrlPr>
                  <w:rPr>
                    <w:rFonts w:hint="default" w:ascii="Cambria Math" w:hAnsi="Cambria Math"/>
                    <w:i w:val="0"/>
                    <w:sz w:val="24"/>
                    <w:szCs w:val="24"/>
                  </w:rPr>
                </m:ctrlPr>
              </m:sup>
            </m:sSubSup>
            <m:r>
              <m:rPr>
                <m:sty m:val="p"/>
              </m:rPr>
              <w:rPr>
                <w:rFonts w:hint="default" w:ascii="Cambria Math" w:hAnsi="Cambria Math"/>
                <w:sz w:val="24"/>
                <w:szCs w:val="24"/>
              </w:rPr>
              <m:t>)</m:t>
            </m:r>
            <m:ctrlPr>
              <w:rPr>
                <w:rFonts w:hint="default" w:ascii="Cambria Math" w:hAnsi="Cambria Math"/>
                <w:i w:val="0"/>
                <w:sz w:val="24"/>
                <w:szCs w:val="24"/>
              </w:rPr>
            </m:ctrlPr>
          </m:den>
        </m:f>
      </m:oMath>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(17)</w:t>
      </w:r>
      <w:r>
        <w:br w:type="textWrapping"/>
      </w:r>
      <w:r>
        <w:br w:type="textWrapping"/>
      </w:r>
    </w:p>
    <w:p w14:paraId="30476D4A">
      <w:pPr>
        <w:numPr>
          <w:ilvl w:val="0"/>
          <w:numId w:val="0"/>
        </w:numPr>
        <w:ind w:firstLine="420" w:firstLineChars="0"/>
      </w:pPr>
    </w:p>
    <w:p w14:paraId="650AF35E">
      <w:pPr>
        <w:numPr>
          <w:ilvl w:val="0"/>
          <w:numId w:val="0"/>
        </w:numPr>
        <w:ind w:firstLine="420" w:firstLineChars="0"/>
      </w:pPr>
    </w:p>
    <w:p w14:paraId="292B868F">
      <w:pPr>
        <w:numPr>
          <w:ilvl w:val="0"/>
          <w:numId w:val="0"/>
        </w:numPr>
        <w:ind w:firstLine="420" w:firstLineChars="0"/>
      </w:pPr>
    </w:p>
    <w:p w14:paraId="0335E8CD">
      <w:pPr>
        <w:numPr>
          <w:ilvl w:val="0"/>
          <w:numId w:val="0"/>
        </w:numPr>
        <w:ind w:firstLine="420" w:firstLineChars="0"/>
      </w:pPr>
      <w:r>
        <w:rPr>
          <w:rFonts w:hint="default" w:hAnsi="Cambria Math"/>
          <w:i w:val="0"/>
          <w:sz w:val="24"/>
          <w:szCs w:val="24"/>
        </w:rPr>
        <w:t>最终的知识蒸馏损失定义如下：</w:t>
      </w:r>
      <w:r>
        <w:rPr>
          <w:rFonts w:hint="default" w:hAnsi="Cambria Math"/>
          <w:i w:val="0"/>
          <w:sz w:val="24"/>
          <w:szCs w:val="24"/>
        </w:rPr>
        <w:br w:type="textWrapping"/>
      </w:r>
      <m:oMath>
        <m:sSub>
          <m:sSubPr>
            <m:ctrlPr>
              <w:rPr>
                <w:rFonts w:hint="default" w:ascii="Cambria Math" w:hAnsi="Cambria Math"/>
                <w:i w:val="0"/>
                <w:sz w:val="24"/>
                <w:szCs w:val="24"/>
              </w:rPr>
            </m:ctrlPr>
          </m:sSubPr>
          <m:e>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L</m:t>
            </m:r>
            <m:ctrlPr>
              <w:rPr>
                <w:rFonts w:hint="default" w:ascii="Cambria Math" w:hAnsi="Cambria Math"/>
                <w:i w:val="0"/>
                <w:sz w:val="24"/>
                <w:szCs w:val="24"/>
              </w:rPr>
            </m:ctrlPr>
          </m:e>
          <m:sub>
            <m:r>
              <m:rPr>
                <m:sty m:val="p"/>
              </m:rPr>
              <w:rPr>
                <w:rFonts w:hint="default" w:ascii="Cambria Math" w:hAnsi="Cambria Math"/>
                <w:sz w:val="24"/>
                <w:szCs w:val="24"/>
              </w:rPr>
              <m:t>KD</m:t>
            </m:r>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w</m:t>
            </m:r>
            <m:ctrlPr>
              <w:rPr>
                <w:rFonts w:hint="default" w:ascii="Cambria Math" w:hAnsi="Cambria Math"/>
                <w:i w:val="0"/>
                <w:sz w:val="24"/>
                <w:szCs w:val="24"/>
              </w:rPr>
            </m:ctrlPr>
          </m:e>
          <m:sub>
            <m:r>
              <m:rPr>
                <m:sty m:val="p"/>
              </m:rPr>
              <w:rPr>
                <w:rFonts w:hint="default" w:ascii="Cambria Math" w:hAnsi="Cambria Math"/>
                <w:sz w:val="24"/>
                <w:szCs w:val="24"/>
              </w:rPr>
              <m:t>p</m:t>
            </m:r>
            <m:ctrlPr>
              <w:rPr>
                <w:rFonts w:hint="default" w:ascii="Cambria Math" w:hAnsi="Cambria Math"/>
                <w:i w:val="0"/>
                <w:sz w:val="24"/>
                <w:szCs w:val="24"/>
              </w:rPr>
            </m:ctrlPr>
          </m:sub>
        </m:sSub>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c=1</m:t>
            </m:r>
            <m:ctrlPr>
              <w:rPr>
                <w:rFonts w:hint="default" w:ascii="Cambria Math" w:hAnsi="Cambria Math"/>
                <w:i w:val="0"/>
                <w:sz w:val="24"/>
                <w:szCs w:val="24"/>
              </w:rPr>
            </m:ctrlPr>
          </m:sub>
          <m:sup>
            <m:r>
              <m:rPr>
                <m:sty m:val="p"/>
              </m:rPr>
              <w:rPr>
                <w:rFonts w:hint="default" w:ascii="Cambria Math" w:hAnsi="Cambria Math"/>
                <w:sz w:val="24"/>
                <w:szCs w:val="24"/>
              </w:rPr>
              <m:t>C</m:t>
            </m:r>
            <m:ctrlPr>
              <w:rPr>
                <w:rFonts w:hint="default" w:ascii="Cambria Math" w:hAnsi="Cambria Math"/>
                <w:i w:val="0"/>
                <w:sz w:val="24"/>
                <w:szCs w:val="24"/>
              </w:rPr>
            </m:ctrlPr>
          </m:sup>
          <m:e>
            <m:sSubSup>
              <m:sSubSupPr>
                <m:ctrlPr>
                  <w:rPr>
                    <w:rFonts w:hint="default" w:ascii="Cambria Math" w:hAnsi="Cambria Math"/>
                    <w:i w:val="0"/>
                    <w:sz w:val="24"/>
                    <w:szCs w:val="24"/>
                  </w:rPr>
                </m:ctrlPr>
              </m:sSubSupPr>
              <m:e>
                <m:r>
                  <m:rPr>
                    <m:sty m:val="p"/>
                  </m:rPr>
                  <w:rPr>
                    <w:rFonts w:hint="default" w:ascii="Cambria Math" w:hAnsi="Cambria Math"/>
                    <w:sz w:val="24"/>
                    <w:szCs w:val="24"/>
                  </w:rPr>
                  <m:t>Z</m:t>
                </m:r>
                <m:ctrlPr>
                  <w:rPr>
                    <w:rFonts w:hint="default" w:ascii="Cambria Math" w:hAnsi="Cambria Math"/>
                    <w:i w:val="0"/>
                    <w:sz w:val="24"/>
                    <w:szCs w:val="24"/>
                  </w:rPr>
                </m:ctrlPr>
              </m:e>
              <m:sub>
                <m:r>
                  <m:rPr>
                    <m:sty m:val="p"/>
                  </m:rPr>
                  <w:rPr>
                    <w:rFonts w:hint="default" w:ascii="Cambria Math" w:hAnsi="Cambria Math"/>
                    <w:sz w:val="24"/>
                    <w:szCs w:val="24"/>
                  </w:rPr>
                  <m:t>c</m:t>
                </m:r>
                <m:ctrlPr>
                  <w:rPr>
                    <w:rFonts w:hint="default" w:ascii="Cambria Math" w:hAnsi="Cambria Math"/>
                    <w:i w:val="0"/>
                    <w:sz w:val="24"/>
                    <w:szCs w:val="24"/>
                  </w:rPr>
                </m:ctrlPr>
              </m:sub>
              <m:sup>
                <m:r>
                  <m:rPr>
                    <m:sty m:val="p"/>
                  </m:rPr>
                  <w:rPr>
                    <w:rFonts w:hint="default" w:ascii="Cambria Math" w:hAnsi="Cambria Math"/>
                    <w:sz w:val="24"/>
                    <w:szCs w:val="24"/>
                  </w:rPr>
                  <m:t>p</m:t>
                </m:r>
                <m:ctrlPr>
                  <w:rPr>
                    <w:rFonts w:hint="default" w:ascii="Cambria Math" w:hAnsi="Cambria Math"/>
                    <w:i w:val="0"/>
                    <w:sz w:val="24"/>
                    <w:szCs w:val="24"/>
                  </w:rPr>
                </m:ctrlPr>
              </m:sup>
            </m:sSubSup>
            <m:ctrlPr>
              <w:rPr>
                <w:rFonts w:hint="default" w:ascii="Cambria Math" w:hAnsi="Cambria Math"/>
                <w:i w:val="0"/>
                <w:sz w:val="24"/>
                <w:szCs w:val="24"/>
              </w:rPr>
            </m:ctrlPr>
          </m:e>
        </m:nary>
        <m:func>
          <m:funcPr>
            <m:ctrlPr>
              <w:rPr>
                <w:rFonts w:hint="default" w:ascii="Cambria Math" w:hAnsi="Cambria Math"/>
                <w:i w:val="0"/>
                <w:sz w:val="24"/>
                <w:szCs w:val="24"/>
              </w:rPr>
            </m:ctrlPr>
          </m:funcPr>
          <m:fName>
            <m:r>
              <m:rPr>
                <m:sty m:val="p"/>
              </m:rPr>
              <w:rPr>
                <w:rFonts w:hint="default" w:ascii="Cambria Math" w:hAnsi="Cambria Math"/>
                <w:sz w:val="24"/>
                <w:szCs w:val="24"/>
              </w:rPr>
              <m:t>log</m:t>
            </m:r>
            <m:ctrlPr>
              <w:rPr>
                <w:rFonts w:hint="default" w:ascii="Cambria Math" w:hAnsi="Cambria Math"/>
                <w:i w:val="0"/>
                <w:sz w:val="24"/>
                <w:szCs w:val="24"/>
              </w:rPr>
            </m:ctrlPr>
          </m:fName>
          <m:e>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default" w:ascii="Cambria Math" w:hAnsi="Cambria Math"/>
                    <w:i w:val="0"/>
                    <w:sz w:val="24"/>
                    <w:szCs w:val="24"/>
                  </w:rPr>
                </m:ctrlPr>
              </m:e>
              <m:sub>
                <m:r>
                  <m:rPr>
                    <m:sty m:val="p"/>
                  </m:rPr>
                  <w:rPr>
                    <w:rFonts w:hint="default" w:ascii="Cambria Math" w:hAnsi="Cambria Math"/>
                    <w:sz w:val="24"/>
                    <w:szCs w:val="24"/>
                  </w:rPr>
                  <m:t>c</m:t>
                </m:r>
                <m:ctrlPr>
                  <w:rPr>
                    <w:rFonts w:hint="default" w:ascii="Cambria Math" w:hAnsi="Cambria Math"/>
                    <w:i w:val="0"/>
                    <w:sz w:val="24"/>
                    <w:szCs w:val="24"/>
                  </w:rPr>
                </m:ctrlPr>
              </m:sub>
            </m:sSub>
            <m:ctrlPr>
              <w:rPr>
                <w:rFonts w:hint="default" w:ascii="Cambria Math" w:hAnsi="Cambria Math"/>
                <w:i w:val="0"/>
                <w:sz w:val="24"/>
                <w:szCs w:val="24"/>
              </w:rPr>
            </m:ctrlPr>
          </m:e>
        </m:func>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w</m:t>
            </m:r>
            <m:ctrlPr>
              <w:rPr>
                <w:rFonts w:hint="default" w:ascii="Cambria Math" w:hAnsi="Cambria Math"/>
                <w:i w:val="0"/>
                <w:sz w:val="24"/>
                <w:szCs w:val="24"/>
              </w:rPr>
            </m:ctrlPr>
          </m:e>
          <m:sub>
            <m:r>
              <m:rPr>
                <m:sty m:val="p"/>
              </m:rPr>
              <w:rPr>
                <w:rFonts w:hint="default" w:ascii="Cambria Math" w:hAnsi="Cambria Math"/>
                <w:sz w:val="24"/>
                <w:szCs w:val="24"/>
              </w:rPr>
              <m:t>t</m:t>
            </m:r>
            <m:ctrlPr>
              <w:rPr>
                <w:rFonts w:hint="default" w:ascii="Cambria Math" w:hAnsi="Cambria Math"/>
                <w:i w:val="0"/>
                <w:sz w:val="24"/>
                <w:szCs w:val="24"/>
              </w:rPr>
            </m:ctrlPr>
          </m:sub>
        </m:sSub>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c=1</m:t>
            </m:r>
            <m:ctrlPr>
              <w:rPr>
                <w:rFonts w:hint="default" w:ascii="Cambria Math" w:hAnsi="Cambria Math"/>
                <w:i w:val="0"/>
                <w:sz w:val="24"/>
                <w:szCs w:val="24"/>
              </w:rPr>
            </m:ctrlPr>
          </m:sub>
          <m:sup>
            <m:r>
              <m:rPr>
                <m:sty m:val="p"/>
              </m:rPr>
              <w:rPr>
                <w:rFonts w:hint="default" w:ascii="Cambria Math" w:hAnsi="Cambria Math"/>
                <w:sz w:val="24"/>
                <w:szCs w:val="24"/>
              </w:rPr>
              <m:t>C</m:t>
            </m:r>
            <m:ctrlPr>
              <w:rPr>
                <w:rFonts w:hint="default" w:ascii="Cambria Math" w:hAnsi="Cambria Math"/>
                <w:i w:val="0"/>
                <w:sz w:val="24"/>
                <w:szCs w:val="24"/>
              </w:rPr>
            </m:ctrlPr>
          </m:sup>
          <m:e>
            <m:sSubSup>
              <m:sSubSupPr>
                <m:ctrlPr>
                  <w:rPr>
                    <w:rFonts w:hint="default" w:ascii="Cambria Math" w:hAnsi="Cambria Math"/>
                    <w:i w:val="0"/>
                    <w:sz w:val="24"/>
                    <w:szCs w:val="24"/>
                  </w:rPr>
                </m:ctrlPr>
              </m:sSubSupPr>
              <m:e>
                <m:r>
                  <m:rPr>
                    <m:sty m:val="p"/>
                  </m:rPr>
                  <w:rPr>
                    <w:rFonts w:hint="default" w:ascii="Cambria Math" w:hAnsi="Cambria Math"/>
                    <w:sz w:val="24"/>
                    <w:szCs w:val="24"/>
                  </w:rPr>
                  <m:t>Z</m:t>
                </m:r>
                <m:ctrlPr>
                  <w:rPr>
                    <w:rFonts w:hint="default" w:ascii="Cambria Math" w:hAnsi="Cambria Math"/>
                    <w:i w:val="0"/>
                    <w:sz w:val="24"/>
                    <w:szCs w:val="24"/>
                  </w:rPr>
                </m:ctrlPr>
              </m:e>
              <m:sub>
                <m:r>
                  <m:rPr>
                    <m:sty m:val="p"/>
                  </m:rPr>
                  <w:rPr>
                    <w:rFonts w:hint="default" w:ascii="Cambria Math" w:hAnsi="Cambria Math"/>
                    <w:sz w:val="24"/>
                    <w:szCs w:val="24"/>
                  </w:rPr>
                  <m:t>c</m:t>
                </m:r>
                <m:ctrlPr>
                  <w:rPr>
                    <w:rFonts w:hint="default" w:ascii="Cambria Math" w:hAnsi="Cambria Math"/>
                    <w:i w:val="0"/>
                    <w:sz w:val="24"/>
                    <w:szCs w:val="24"/>
                  </w:rPr>
                </m:ctrlPr>
              </m:sub>
              <m:sup>
                <m:r>
                  <m:rPr>
                    <m:sty m:val="p"/>
                  </m:rPr>
                  <w:rPr>
                    <w:rFonts w:hint="default" w:ascii="Cambria Math" w:hAnsi="Cambria Math"/>
                    <w:sz w:val="24"/>
                    <w:szCs w:val="24"/>
                  </w:rPr>
                  <m:t>t</m:t>
                </m:r>
                <m:ctrlPr>
                  <w:rPr>
                    <w:rFonts w:hint="default" w:ascii="Cambria Math" w:hAnsi="Cambria Math"/>
                    <w:i w:val="0"/>
                    <w:sz w:val="24"/>
                    <w:szCs w:val="24"/>
                  </w:rPr>
                </m:ctrlPr>
              </m:sup>
            </m:sSubSup>
            <m:ctrlPr>
              <w:rPr>
                <w:rFonts w:hint="default" w:ascii="Cambria Math" w:hAnsi="Cambria Math"/>
                <w:i w:val="0"/>
                <w:sz w:val="24"/>
                <w:szCs w:val="24"/>
              </w:rPr>
            </m:ctrlPr>
          </m:e>
        </m:nary>
        <m:func>
          <m:funcPr>
            <m:ctrlPr>
              <w:rPr>
                <w:rFonts w:hint="default" w:ascii="Cambria Math" w:hAnsi="Cambria Math"/>
                <w:i w:val="0"/>
                <w:sz w:val="24"/>
                <w:szCs w:val="24"/>
              </w:rPr>
            </m:ctrlPr>
          </m:funcPr>
          <m:fName>
            <m:r>
              <m:rPr>
                <m:sty m:val="p"/>
              </m:rPr>
              <w:rPr>
                <w:rFonts w:hint="default" w:ascii="Cambria Math" w:hAnsi="Cambria Math"/>
                <w:sz w:val="24"/>
                <w:szCs w:val="24"/>
              </w:rPr>
              <m:t>log</m:t>
            </m:r>
            <m:ctrlPr>
              <w:rPr>
                <w:rFonts w:hint="default" w:ascii="Cambria Math" w:hAnsi="Cambria Math"/>
                <w:i w:val="0"/>
                <w:sz w:val="24"/>
                <w:szCs w:val="24"/>
              </w:rPr>
            </m:ctrlPr>
          </m:fName>
          <m:e>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default" w:ascii="Cambria Math" w:hAnsi="Cambria Math"/>
                    <w:i w:val="0"/>
                    <w:sz w:val="24"/>
                    <w:szCs w:val="24"/>
                  </w:rPr>
                </m:ctrlPr>
              </m:e>
              <m:sub>
                <m:r>
                  <m:rPr>
                    <m:sty m:val="p"/>
                  </m:rPr>
                  <w:rPr>
                    <w:rFonts w:hint="default" w:ascii="Cambria Math" w:hAnsi="Cambria Math"/>
                    <w:sz w:val="24"/>
                    <w:szCs w:val="24"/>
                  </w:rPr>
                  <m:t>c</m:t>
                </m:r>
                <m:ctrlPr>
                  <w:rPr>
                    <w:rFonts w:hint="default" w:ascii="Cambria Math" w:hAnsi="Cambria Math"/>
                    <w:i w:val="0"/>
                    <w:sz w:val="24"/>
                    <w:szCs w:val="24"/>
                  </w:rPr>
                </m:ctrlPr>
              </m:sub>
            </m:sSub>
            <m:ctrlPr>
              <w:rPr>
                <w:rFonts w:hint="default" w:ascii="Cambria Math" w:hAnsi="Cambria Math"/>
                <w:i w:val="0"/>
                <w:sz w:val="24"/>
                <w:szCs w:val="24"/>
              </w:rPr>
            </m:ctrlPr>
          </m:e>
        </m:func>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w</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c=1</m:t>
            </m:r>
            <m:ctrlPr>
              <w:rPr>
                <w:rFonts w:hint="default" w:ascii="Cambria Math" w:hAnsi="Cambria Math"/>
                <w:i w:val="0"/>
                <w:sz w:val="24"/>
                <w:szCs w:val="24"/>
              </w:rPr>
            </m:ctrlPr>
          </m:sub>
          <m:sup>
            <m:r>
              <m:rPr>
                <m:sty m:val="p"/>
              </m:rPr>
              <w:rPr>
                <w:rFonts w:hint="default" w:ascii="Cambria Math" w:hAnsi="Cambria Math"/>
                <w:sz w:val="24"/>
                <w:szCs w:val="24"/>
              </w:rPr>
              <m:t>C</m:t>
            </m:r>
            <m:ctrlPr>
              <w:rPr>
                <w:rFonts w:hint="default" w:ascii="Cambria Math" w:hAnsi="Cambria Math"/>
                <w:i w:val="0"/>
                <w:sz w:val="24"/>
                <w:szCs w:val="24"/>
              </w:rPr>
            </m:ctrlPr>
          </m:sup>
          <m:e>
            <m:sSubSup>
              <m:sSubSupPr>
                <m:ctrlPr>
                  <w:rPr>
                    <w:rFonts w:hint="default" w:ascii="Cambria Math" w:hAnsi="Cambria Math"/>
                    <w:i w:val="0"/>
                    <w:sz w:val="24"/>
                    <w:szCs w:val="24"/>
                  </w:rPr>
                </m:ctrlPr>
              </m:sSubSupPr>
              <m:e>
                <m:r>
                  <m:rPr>
                    <m:sty m:val="p"/>
                  </m:rPr>
                  <w:rPr>
                    <w:rFonts w:hint="default" w:ascii="Cambria Math" w:hAnsi="Cambria Math"/>
                    <w:sz w:val="24"/>
                    <w:szCs w:val="24"/>
                  </w:rPr>
                  <m:t>Z</m:t>
                </m:r>
                <m:ctrlPr>
                  <w:rPr>
                    <w:rFonts w:hint="default" w:ascii="Cambria Math" w:hAnsi="Cambria Math"/>
                    <w:i w:val="0"/>
                    <w:sz w:val="24"/>
                    <w:szCs w:val="24"/>
                  </w:rPr>
                </m:ctrlPr>
              </m:e>
              <m:sub>
                <m:r>
                  <m:rPr>
                    <m:sty m:val="p"/>
                  </m:rPr>
                  <w:rPr>
                    <w:rFonts w:hint="default" w:ascii="Cambria Math" w:hAnsi="Cambria Math"/>
                    <w:sz w:val="24"/>
                    <w:szCs w:val="24"/>
                  </w:rPr>
                  <m:t>c</m:t>
                </m:r>
                <m:ctrlPr>
                  <w:rPr>
                    <w:rFonts w:hint="default" w:ascii="Cambria Math" w:hAnsi="Cambria Math"/>
                    <w:i w:val="0"/>
                    <w:sz w:val="24"/>
                    <w:szCs w:val="24"/>
                  </w:rPr>
                </m:ctrlPr>
              </m:sub>
              <m:sup>
                <m:r>
                  <m:rPr>
                    <m:sty m:val="p"/>
                  </m:rPr>
                  <w:rPr>
                    <w:rFonts w:hint="default" w:ascii="Cambria Math" w:hAnsi="Cambria Math"/>
                    <w:sz w:val="24"/>
                    <w:szCs w:val="24"/>
                  </w:rPr>
                  <m:t>s</m:t>
                </m:r>
                <m:ctrlPr>
                  <w:rPr>
                    <w:rFonts w:hint="default" w:ascii="Cambria Math" w:hAnsi="Cambria Math"/>
                    <w:i w:val="0"/>
                    <w:sz w:val="24"/>
                    <w:szCs w:val="24"/>
                  </w:rPr>
                </m:ctrlPr>
              </m:sup>
            </m:sSubSup>
            <m:ctrlPr>
              <w:rPr>
                <w:rFonts w:hint="default" w:ascii="Cambria Math" w:hAnsi="Cambria Math"/>
                <w:i w:val="0"/>
                <w:sz w:val="24"/>
                <w:szCs w:val="24"/>
              </w:rPr>
            </m:ctrlPr>
          </m:e>
        </m:nary>
        <m:func>
          <m:funcPr>
            <m:ctrlPr>
              <w:rPr>
                <w:rFonts w:hint="default" w:ascii="Cambria Math" w:hAnsi="Cambria Math"/>
                <w:i w:val="0"/>
                <w:sz w:val="24"/>
                <w:szCs w:val="24"/>
              </w:rPr>
            </m:ctrlPr>
          </m:funcPr>
          <m:fName>
            <m:r>
              <m:rPr>
                <m:sty m:val="p"/>
              </m:rPr>
              <w:rPr>
                <w:rFonts w:hint="default" w:ascii="Cambria Math" w:hAnsi="Cambria Math"/>
                <w:sz w:val="24"/>
                <w:szCs w:val="24"/>
              </w:rPr>
              <m:t>log</m:t>
            </m:r>
            <m:ctrlPr>
              <w:rPr>
                <w:rFonts w:hint="default" w:ascii="Cambria Math" w:hAnsi="Cambria Math"/>
                <w:i w:val="0"/>
                <w:sz w:val="24"/>
                <w:szCs w:val="24"/>
              </w:rPr>
            </m:ctrlPr>
          </m:fName>
          <m:e>
            <m:sSub>
              <m:sSubPr>
                <m:ctrlPr>
                  <w:rPr>
                    <w:rFonts w:hint="default" w:ascii="Cambria Math" w:hAnsi="Cambria Math"/>
                    <w:i w:val="0"/>
                    <w:sz w:val="24"/>
                    <w:szCs w:val="24"/>
                  </w:rPr>
                </m:ctrlPr>
              </m:sSubPr>
              <m:e>
                <m:r>
                  <m:rPr>
                    <m:sty m:val="p"/>
                  </m:rPr>
                  <w:rPr>
                    <w:rFonts w:hint="default" w:ascii="Cambria Math" w:hAnsi="Cambria Math"/>
                    <w:sz w:val="24"/>
                    <w:szCs w:val="24"/>
                  </w:rPr>
                  <m:t>σ</m:t>
                </m:r>
                <m:ctrlPr>
                  <w:rPr>
                    <w:rFonts w:hint="default" w:ascii="Cambria Math" w:hAnsi="Cambria Math"/>
                    <w:i w:val="0"/>
                    <w:sz w:val="24"/>
                    <w:szCs w:val="24"/>
                  </w:rPr>
                </m:ctrlPr>
              </m:e>
              <m:sub>
                <m:r>
                  <m:rPr>
                    <m:sty m:val="p"/>
                  </m:rPr>
                  <w:rPr>
                    <w:rFonts w:hint="default" w:ascii="Cambria Math" w:hAnsi="Cambria Math"/>
                    <w:sz w:val="24"/>
                    <w:szCs w:val="24"/>
                  </w:rPr>
                  <m:t>c</m:t>
                </m:r>
                <m:ctrlPr>
                  <w:rPr>
                    <w:rFonts w:hint="default" w:ascii="Cambria Math" w:hAnsi="Cambria Math"/>
                    <w:i w:val="0"/>
                    <w:sz w:val="24"/>
                    <w:szCs w:val="24"/>
                  </w:rPr>
                </m:ctrlPr>
              </m:sub>
            </m:sSub>
            <m:ctrlPr>
              <w:rPr>
                <w:rFonts w:hint="default" w:ascii="Cambria Math" w:hAnsi="Cambria Math"/>
                <w:i w:val="0"/>
                <w:sz w:val="24"/>
                <w:szCs w:val="24"/>
              </w:rPr>
            </m:ctrlPr>
          </m:e>
        </m:func>
        <m:r>
          <m:rPr>
            <m:sty m:val="p"/>
          </m:rPr>
          <w:rPr>
            <w:rFonts w:hint="default" w:ascii="Cambria Math" w:hAnsi="Cambria Math"/>
            <w:sz w:val="24"/>
            <w:szCs w:val="24"/>
            <w:lang w:val="en-US" w:eastAsia="zh-CN"/>
          </w:rPr>
          <m:t xml:space="preserve">        </m:t>
        </m:r>
      </m:oMath>
      <w:r>
        <w:rPr>
          <w:rFonts w:hint="eastAsia" w:hAnsi="Cambria Math"/>
          <w:i w:val="0"/>
          <w:sz w:val="24"/>
          <w:szCs w:val="24"/>
          <w:lang w:val="en-US" w:eastAsia="zh-CN"/>
        </w:rPr>
        <w:t xml:space="preserve">   (18)</w:t>
      </w:r>
      <w:ins w:id="161" w:author="金宇平" w:date="2025-08-01T10:45:27Z">
        <w:r>
          <w:rPr>
            <w:rFonts w:hint="eastAsia" w:hAnsi="Cambria Math"/>
            <w:i w:val="0"/>
            <w:sz w:val="24"/>
            <w:szCs w:val="24"/>
            <w:lang w:val="en-US" w:eastAsia="zh-CN"/>
          </w:rPr>
          <w:t>（</w:t>
        </w:r>
      </w:ins>
      <w:ins w:id="162" w:author="金宇平" w:date="2025-08-01T10:45:30Z">
        <w:r>
          <w:rPr>
            <w:rFonts w:hint="eastAsia" w:hAnsi="Cambria Math"/>
            <w:i w:val="0"/>
            <w:sz w:val="24"/>
            <w:szCs w:val="24"/>
            <w:lang w:val="en-US" w:eastAsia="zh-CN"/>
          </w:rPr>
          <w:t>根据</w:t>
        </w:r>
      </w:ins>
      <w:ins w:id="163" w:author="金宇平" w:date="2025-08-01T10:45:31Z">
        <w:r>
          <w:rPr>
            <w:rFonts w:hint="eastAsia" w:hAnsi="Cambria Math"/>
            <w:i w:val="0"/>
            <w:sz w:val="24"/>
            <w:szCs w:val="24"/>
            <w:lang w:val="en-US" w:eastAsia="zh-CN"/>
          </w:rPr>
          <w:t>网络</w:t>
        </w:r>
      </w:ins>
      <w:ins w:id="164" w:author="金宇平" w:date="2025-08-01T10:45:32Z">
        <w:r>
          <w:rPr>
            <w:rFonts w:hint="eastAsia" w:hAnsi="Cambria Math"/>
            <w:i w:val="0"/>
            <w:sz w:val="24"/>
            <w:szCs w:val="24"/>
            <w:lang w:val="en-US" w:eastAsia="zh-CN"/>
          </w:rPr>
          <w:t>设计的</w:t>
        </w:r>
      </w:ins>
      <w:ins w:id="165" w:author="金宇平" w:date="2025-08-01T10:45:34Z">
        <w:r>
          <w:rPr>
            <w:rFonts w:hint="eastAsia" w:hAnsi="Cambria Math"/>
            <w:i w:val="0"/>
            <w:sz w:val="24"/>
            <w:szCs w:val="24"/>
            <w:lang w:val="en-US" w:eastAsia="zh-CN"/>
          </w:rPr>
          <w:t>蒸馏</w:t>
        </w:r>
      </w:ins>
      <w:ins w:id="166" w:author="金宇平" w:date="2025-08-01T10:45:35Z">
        <w:r>
          <w:rPr>
            <w:rFonts w:hint="eastAsia" w:hAnsi="Cambria Math"/>
            <w:i w:val="0"/>
            <w:sz w:val="24"/>
            <w:szCs w:val="24"/>
            <w:lang w:val="en-US" w:eastAsia="zh-CN"/>
          </w:rPr>
          <w:t>损失</w:t>
        </w:r>
      </w:ins>
      <w:ins w:id="167" w:author="金宇平" w:date="2025-08-01T10:45:27Z">
        <w:r>
          <w:rPr>
            <w:rFonts w:hint="eastAsia" w:hAnsi="Cambria Math"/>
            <w:i w:val="0"/>
            <w:sz w:val="24"/>
            <w:szCs w:val="24"/>
            <w:lang w:val="en-US" w:eastAsia="zh-CN"/>
          </w:rPr>
          <w:t>）</w:t>
        </w:r>
      </w:ins>
      <w:r>
        <w:rPr>
          <w:rFonts w:hint="default" w:hAnsi="Cambria Math"/>
          <w:i w:val="0"/>
          <w:sz w:val="24"/>
          <w:szCs w:val="24"/>
        </w:rPr>
        <w:br w:type="textWrapping"/>
      </w:r>
      <w:ins w:id="168" w:author="金宇平" w:date="2025-09-05T16:35:24Z">
        <w:r>
          <w:rPr>
            <w:rFonts w:hint="eastAsia" w:hAnsi="Cambria Math"/>
            <w:i w:val="0"/>
            <w:sz w:val="24"/>
            <w:szCs w:val="24"/>
            <w:lang w:val="en-US" w:eastAsia="zh-CN"/>
          </w:rPr>
          <w:t>教师网络P</w:t>
        </w:r>
      </w:ins>
      <w:ins w:id="169" w:author="金宇平" w:date="2025-09-05T16:35:29Z">
        <w:r>
          <w:rPr>
            <w:rFonts w:hint="eastAsia" w:hAnsi="Cambria Math"/>
            <w:i w:val="0"/>
            <w:sz w:val="24"/>
            <w:szCs w:val="24"/>
            <w:lang w:val="en-US" w:eastAsia="zh-CN"/>
          </w:rPr>
          <w:t>输出</w:t>
        </w:r>
      </w:ins>
      <w:ins w:id="170" w:author="金宇平" w:date="2025-09-05T16:35:30Z">
        <w:r>
          <w:rPr>
            <w:rFonts w:hint="eastAsia" w:hAnsi="Cambria Math"/>
            <w:i w:val="0"/>
            <w:sz w:val="24"/>
            <w:szCs w:val="24"/>
            <w:lang w:val="en-US" w:eastAsia="zh-CN"/>
          </w:rPr>
          <w:t>的</w:t>
        </w:r>
      </w:ins>
      <w:ins w:id="171" w:author="金宇平" w:date="2025-09-05T16:35:36Z">
        <w:r>
          <w:rPr>
            <w:rFonts w:hint="eastAsia" w:hAnsi="Cambria Math"/>
            <w:i w:val="0"/>
            <w:sz w:val="24"/>
            <w:szCs w:val="24"/>
            <w:lang w:val="en-US" w:eastAsia="zh-CN"/>
          </w:rPr>
          <w:t>张量</w:t>
        </w:r>
      </w:ins>
      <m:oMath>
        <m:sSup>
          <m:sSupPr>
            <m:ctrlPr>
              <w:ins w:id="172" w:author="金宇平" w:date="2025-09-05T16:36:34Z">
                <w:rPr>
                  <w:rFonts w:hint="default" w:ascii="Cambria Math" w:hAnsi="Cambria Math"/>
                  <w:i w:val="0"/>
                  <w:sz w:val="24"/>
                  <w:szCs w:val="24"/>
                </w:rPr>
              </w:ins>
            </m:ctrlPr>
          </m:sSupPr>
          <m:e>
            <w:ins w:id="173" w:author="金宇平" w:date="2025-09-05T16:36:34Z">
              <m:r>
                <m:rPr>
                  <m:sty m:val="p"/>
                </m:rPr>
                <w:rPr>
                  <w:rFonts w:hint="default" w:ascii="Cambria Math" w:hAnsi="Cambria Math"/>
                  <w:sz w:val="24"/>
                  <w:szCs w:val="24"/>
                </w:rPr>
                <m:t>Z</m:t>
              </m:r>
            </w:ins>
            <m:ctrlPr>
              <w:ins w:id="174" w:author="金宇平" w:date="2025-09-05T16:36:34Z">
                <w:rPr>
                  <w:rFonts w:hint="eastAsia" w:ascii="Cambria Math" w:hAnsi="Cambria Math"/>
                  <w:i w:val="0"/>
                  <w:sz w:val="24"/>
                  <w:szCs w:val="24"/>
                </w:rPr>
              </w:ins>
            </m:ctrlPr>
          </m:e>
          <m:sup>
            <w:ins w:id="175" w:author="金宇平" w:date="2025-09-05T16:36:34Z">
              <m:r>
                <m:rPr>
                  <m:sty m:val="p"/>
                </m:rPr>
                <w:rPr>
                  <w:rFonts w:hint="default" w:ascii="Cambria Math" w:hAnsi="Cambria Math"/>
                  <w:sz w:val="24"/>
                  <w:szCs w:val="24"/>
                </w:rPr>
                <m:t>p</m:t>
              </m:r>
            </w:ins>
            <m:ctrlPr>
              <w:ins w:id="176" w:author="金宇平" w:date="2025-09-05T16:36:34Z">
                <w:rPr>
                  <w:rFonts w:hint="eastAsia" w:ascii="Cambria Math" w:hAnsi="Cambria Math"/>
                  <w:i w:val="0"/>
                  <w:sz w:val="24"/>
                  <w:szCs w:val="24"/>
                </w:rPr>
              </w:ins>
            </m:ctrlPr>
          </m:sup>
        </m:sSup>
      </m:oMath>
      <w:ins w:id="177" w:author="金宇平" w:date="2025-09-05T16:35:47Z">
        <w:r>
          <w:rPr>
            <w:rFonts w:hint="eastAsia" w:hAnsi="Cambria Math"/>
            <w:i w:val="0"/>
            <w:sz w:val="24"/>
            <w:szCs w:val="24"/>
            <w:lang w:val="en-US" w:eastAsia="zh-CN"/>
          </w:rPr>
          <w:t>包含</w:t>
        </w:r>
      </w:ins>
      <w:ins w:id="178" w:author="金宇平" w:date="2025-09-05T16:35:50Z">
        <w:r>
          <w:rPr>
            <w:rFonts w:hint="eastAsia" w:hAnsi="Cambria Math"/>
            <w:i w:val="0"/>
            <w:sz w:val="24"/>
            <w:szCs w:val="24"/>
            <w:lang w:val="en-US" w:eastAsia="zh-CN"/>
          </w:rPr>
          <w:t>对应</w:t>
        </w:r>
      </w:ins>
      <w:ins w:id="179" w:author="金宇平" w:date="2025-09-05T16:35:51Z">
        <w:r>
          <w:rPr>
            <w:rFonts w:hint="eastAsia" w:hAnsi="Cambria Math"/>
            <w:i w:val="0"/>
            <w:sz w:val="24"/>
            <w:szCs w:val="24"/>
            <w:lang w:val="en-US" w:eastAsia="zh-CN"/>
          </w:rPr>
          <w:t>每个类别</w:t>
        </w:r>
      </w:ins>
      <w:ins w:id="180" w:author="金宇平" w:date="2025-09-05T16:35:52Z">
        <w:r>
          <w:rPr>
            <w:rFonts w:hint="eastAsia" w:hAnsi="Cambria Math"/>
            <w:i w:val="0"/>
            <w:sz w:val="24"/>
            <w:szCs w:val="24"/>
            <w:lang w:val="en-US" w:eastAsia="zh-CN"/>
          </w:rPr>
          <w:t>的</w:t>
        </w:r>
      </w:ins>
      <w:ins w:id="181" w:author="金宇平" w:date="2025-09-05T16:36:02Z">
        <w:r>
          <w:rPr>
            <w:rFonts w:hint="eastAsia" w:hAnsi="Cambria Math"/>
            <w:i w:val="0"/>
            <w:sz w:val="24"/>
            <w:szCs w:val="24"/>
            <w:lang w:val="en-US" w:eastAsia="zh-CN"/>
          </w:rPr>
          <w:t>张量值</w:t>
        </w:r>
      </w:ins>
      <w:ins w:id="182" w:author="金宇平" w:date="2025-09-05T16:36:10Z">
        <w:r>
          <w:rPr>
            <w:rFonts w:hint="eastAsia" w:hAnsi="Cambria Math"/>
            <w:i w:val="0"/>
            <w:sz w:val="24"/>
            <w:szCs w:val="24"/>
            <w:lang w:val="en-US" w:eastAsia="zh-CN"/>
          </w:rPr>
          <w:t>张量值</w:t>
        </w:r>
      </w:ins>
      <w:ins w:id="183" w:author="金宇平" w:date="2025-09-05T16:36:11Z">
        <w:r>
          <w:rPr>
            <w:rFonts w:hint="eastAsia" w:hAnsi="Cambria Math"/>
            <w:i w:val="0"/>
            <w:sz w:val="24"/>
            <w:szCs w:val="24"/>
            <w:lang w:val="en-US" w:eastAsia="zh-CN"/>
          </w:rPr>
          <w:t>经过</w:t>
        </w:r>
      </w:ins>
      <w:ins w:id="184" w:author="金宇平" w:date="2025-09-05T16:36:14Z">
        <w:r>
          <w:rPr>
            <w:rFonts w:hint="eastAsia" w:hAnsi="Cambria Math"/>
            <w:i w:val="0"/>
            <w:sz w:val="24"/>
            <w:szCs w:val="24"/>
            <w:lang w:val="en-US" w:eastAsia="zh-CN"/>
          </w:rPr>
          <w:t>S</w:t>
        </w:r>
      </w:ins>
      <w:ins w:id="185" w:author="金宇平" w:date="2025-09-05T16:36:17Z">
        <w:r>
          <w:rPr>
            <w:rFonts w:hint="eastAsia" w:hAnsi="Cambria Math"/>
            <w:i w:val="0"/>
            <w:sz w:val="24"/>
            <w:szCs w:val="24"/>
            <w:lang w:val="en-US" w:eastAsia="zh-CN"/>
          </w:rPr>
          <w:t>OFT</w:t>
        </w:r>
      </w:ins>
      <w:ins w:id="186" w:author="金宇平" w:date="2025-09-05T16:36:18Z">
        <w:r>
          <w:rPr>
            <w:rFonts w:hint="eastAsia" w:hAnsi="Cambria Math"/>
            <w:i w:val="0"/>
            <w:sz w:val="24"/>
            <w:szCs w:val="24"/>
            <w:lang w:val="en-US" w:eastAsia="zh-CN"/>
          </w:rPr>
          <w:t>M</w:t>
        </w:r>
      </w:ins>
      <w:ins w:id="187" w:author="金宇平" w:date="2025-09-05T16:36:19Z">
        <w:r>
          <w:rPr>
            <w:rFonts w:hint="eastAsia" w:hAnsi="Cambria Math"/>
            <w:i w:val="0"/>
            <w:sz w:val="24"/>
            <w:szCs w:val="24"/>
            <w:lang w:val="en-US" w:eastAsia="zh-CN"/>
          </w:rPr>
          <w:t>AX</w:t>
        </w:r>
      </w:ins>
      <w:ins w:id="188" w:author="金宇平" w:date="2025-09-05T16:36:21Z">
        <w:r>
          <w:rPr>
            <w:rFonts w:hint="eastAsia" w:hAnsi="Cambria Math"/>
            <w:i w:val="0"/>
            <w:sz w:val="24"/>
            <w:szCs w:val="24"/>
            <w:lang w:val="en-US" w:eastAsia="zh-CN"/>
          </w:rPr>
          <w:t>处理</w:t>
        </w:r>
      </w:ins>
      <w:ins w:id="189" w:author="金宇平" w:date="2025-09-05T16:36:22Z">
        <w:r>
          <w:rPr>
            <w:rFonts w:hint="eastAsia" w:hAnsi="Cambria Math"/>
            <w:i w:val="0"/>
            <w:sz w:val="24"/>
            <w:szCs w:val="24"/>
            <w:lang w:val="en-US" w:eastAsia="zh-CN"/>
          </w:rPr>
          <w:t>，</w:t>
        </w:r>
      </w:ins>
      <w:ins w:id="190" w:author="金宇平" w:date="2025-09-05T16:36:23Z">
        <w:r>
          <w:rPr>
            <w:rFonts w:hint="eastAsia" w:hAnsi="Cambria Math"/>
            <w:i w:val="0"/>
            <w:sz w:val="24"/>
            <w:szCs w:val="24"/>
            <w:lang w:val="en-US" w:eastAsia="zh-CN"/>
          </w:rPr>
          <w:t>得到</w:t>
        </w:r>
      </w:ins>
      <w:ins w:id="191" w:author="金宇平" w:date="2025-09-05T16:36:26Z">
        <w:r>
          <w:rPr>
            <w:rFonts w:hint="eastAsia" w:hAnsi="Cambria Math"/>
            <w:i w:val="0"/>
            <w:sz w:val="24"/>
            <w:szCs w:val="24"/>
            <w:lang w:val="en-US" w:eastAsia="zh-CN"/>
          </w:rPr>
          <w:t>类别概率</w:t>
        </w:r>
      </w:ins>
      <w:ins w:id="192" w:author="金宇平" w:date="2025-09-05T16:36:27Z">
        <w:r>
          <w:rPr>
            <w:rFonts w:hint="eastAsia" w:hAnsi="Cambria Math"/>
            <w:i w:val="0"/>
            <w:sz w:val="24"/>
            <w:szCs w:val="24"/>
            <w:lang w:val="en-US" w:eastAsia="zh-CN"/>
          </w:rPr>
          <w:t>分布</w:t>
        </w:r>
      </w:ins>
      <w:r>
        <w:br w:type="textWrapping"/>
      </w:r>
      <w:r>
        <w:rPr>
          <w:rFonts w:hint="eastAsia" w:hAnsi="Cambria Math"/>
          <w:i w:val="0"/>
          <w:sz w:val="24"/>
          <w:szCs w:val="24"/>
        </w:rPr>
        <w:t>其中，</w:t>
      </w:r>
      <w:commentRangeStart w:id="5"/>
      <m:oMath>
        <m:sSup>
          <m:sSupPr>
            <m:ctrlPr>
              <w:rPr>
                <w:rFonts w:hint="default" w:ascii="Cambria Math" w:hAnsi="Cambria Math"/>
                <w:i w:val="0"/>
                <w:sz w:val="24"/>
                <w:szCs w:val="24"/>
              </w:rPr>
            </m:ctrlPr>
          </m:sSupPr>
          <m:e>
            <m:r>
              <m:rPr>
                <m:sty m:val="p"/>
              </m:rPr>
              <w:rPr>
                <w:rFonts w:hint="default" w:ascii="Cambria Math" w:hAnsi="Cambria Math"/>
                <w:sz w:val="24"/>
                <w:szCs w:val="24"/>
              </w:rPr>
              <m:t>Z</m:t>
            </m:r>
            <m:ctrlPr>
              <w:rPr>
                <w:rFonts w:hint="eastAsia" w:ascii="Cambria Math" w:hAnsi="Cambria Math"/>
                <w:i w:val="0"/>
                <w:sz w:val="24"/>
                <w:szCs w:val="24"/>
              </w:rPr>
            </m:ctrlPr>
          </m:e>
          <m:sup>
            <m:r>
              <m:rPr>
                <m:sty m:val="p"/>
              </m:rPr>
              <w:rPr>
                <w:rFonts w:hint="default" w:ascii="Cambria Math" w:hAnsi="Cambria Math"/>
                <w:sz w:val="24"/>
                <w:szCs w:val="24"/>
              </w:rPr>
              <m:t>p</m:t>
            </m:r>
            <m:ctrlPr>
              <w:rPr>
                <w:rFonts w:hint="eastAsia" w:ascii="Cambria Math" w:hAnsi="Cambria Math"/>
                <w:i w:val="0"/>
                <w:sz w:val="24"/>
                <w:szCs w:val="24"/>
              </w:rPr>
            </m:ctrlPr>
          </m:sup>
        </m:sSup>
      </m:oMath>
      <w:r>
        <w:rPr>
          <w:rFonts w:hint="eastAsia" w:hAnsi="Cambria Math"/>
          <w:i w:val="0"/>
          <w:sz w:val="24"/>
          <w:szCs w:val="24"/>
        </w:rPr>
        <w:t xml:space="preserve">, </w:t>
      </w:r>
      <m:oMath>
        <m:sSup>
          <m:sSupPr>
            <m:ctrlPr>
              <w:rPr>
                <w:rFonts w:hint="default" w:ascii="Cambria Math" w:hAnsi="Cambria Math"/>
                <w:i w:val="0"/>
                <w:sz w:val="24"/>
                <w:szCs w:val="24"/>
              </w:rPr>
            </m:ctrlPr>
          </m:sSupPr>
          <m:e>
            <m:r>
              <m:rPr>
                <m:sty m:val="p"/>
              </m:rPr>
              <w:rPr>
                <w:rFonts w:hint="default" w:ascii="Cambria Math" w:hAnsi="Cambria Math"/>
                <w:sz w:val="24"/>
                <w:szCs w:val="24"/>
              </w:rPr>
              <m:t>Z</m:t>
            </m:r>
            <m:ctrlPr>
              <w:rPr>
                <w:rFonts w:hint="eastAsia" w:ascii="Cambria Math" w:hAnsi="Cambria Math"/>
                <w:i w:val="0"/>
                <w:sz w:val="24"/>
                <w:szCs w:val="24"/>
              </w:rPr>
            </m:ctrlPr>
          </m:e>
          <m:sup>
            <m:r>
              <m:rPr>
                <m:sty m:val="p"/>
              </m:rPr>
              <w:rPr>
                <w:rFonts w:hint="default" w:ascii="Cambria Math" w:hAnsi="Cambria Math"/>
                <w:sz w:val="24"/>
                <w:szCs w:val="24"/>
              </w:rPr>
              <m:t>t</m:t>
            </m:r>
            <m:ctrlPr>
              <w:rPr>
                <w:rFonts w:hint="eastAsia" w:ascii="Cambria Math" w:hAnsi="Cambria Math"/>
                <w:i w:val="0"/>
                <w:sz w:val="24"/>
                <w:szCs w:val="24"/>
              </w:rPr>
            </m:ctrlPr>
          </m:sup>
        </m:sSup>
      </m:oMath>
      <w:r>
        <w:rPr>
          <w:rFonts w:hint="eastAsia" w:hAnsi="Cambria Math"/>
          <w:i w:val="0"/>
          <w:sz w:val="24"/>
          <w:szCs w:val="24"/>
        </w:rPr>
        <w:t xml:space="preserve">, </w:t>
      </w:r>
      <m:oMath>
        <m:sSup>
          <m:sSupPr>
            <m:ctrlPr>
              <w:rPr>
                <w:rFonts w:hint="default" w:ascii="Cambria Math" w:hAnsi="Cambria Math"/>
                <w:i w:val="0"/>
                <w:sz w:val="24"/>
                <w:szCs w:val="24"/>
              </w:rPr>
            </m:ctrlPr>
          </m:sSupPr>
          <m:e>
            <m:r>
              <m:rPr>
                <m:sty m:val="p"/>
              </m:rPr>
              <w:rPr>
                <w:rFonts w:hint="default" w:ascii="Cambria Math" w:hAnsi="Cambria Math"/>
                <w:sz w:val="24"/>
                <w:szCs w:val="24"/>
              </w:rPr>
              <m:t>Z</m:t>
            </m:r>
            <m:ctrlPr>
              <w:rPr>
                <w:rFonts w:hint="eastAsia" w:ascii="Cambria Math" w:hAnsi="Cambria Math"/>
                <w:i w:val="0"/>
                <w:sz w:val="24"/>
                <w:szCs w:val="24"/>
              </w:rPr>
            </m:ctrlPr>
          </m:e>
          <m:sup>
            <m:r>
              <m:rPr>
                <m:sty m:val="p"/>
              </m:rPr>
              <w:rPr>
                <w:rFonts w:hint="default" w:ascii="Cambria Math" w:hAnsi="Cambria Math"/>
                <w:sz w:val="24"/>
                <w:szCs w:val="24"/>
              </w:rPr>
              <m:t>s</m:t>
            </m:r>
            <m:ctrlPr>
              <w:rPr>
                <w:rFonts w:hint="eastAsia" w:ascii="Cambria Math" w:hAnsi="Cambria Math"/>
                <w:i w:val="0"/>
                <w:sz w:val="24"/>
                <w:szCs w:val="24"/>
              </w:rPr>
            </m:ctrlPr>
          </m:sup>
        </m:sSup>
      </m:oMath>
      <w:r>
        <w:rPr>
          <w:rFonts w:hint="eastAsia" w:hAnsi="Cambria Math"/>
          <w:i w:val="0"/>
          <w:sz w:val="24"/>
          <w:szCs w:val="24"/>
        </w:rPr>
        <w:t xml:space="preserve"> 表示三个教师网络的 logit 输出</w:t>
      </w:r>
      <w:commentRangeEnd w:id="5"/>
      <w:r>
        <w:commentReference w:id="5"/>
      </w:r>
      <w:r>
        <w:rPr>
          <w:rFonts w:hint="eastAsia" w:hAnsi="Cambria Math"/>
          <w:i w:val="0"/>
          <w:sz w:val="24"/>
          <w:szCs w:val="24"/>
        </w:rPr>
        <w:t>，</w:t>
      </w:r>
      <m:oMath>
        <m:r>
          <m:rPr>
            <m:sty m:val="p"/>
          </m:rPr>
          <w:rPr>
            <w:rFonts w:hint="default" w:ascii="Cambria Math" w:hAnsi="Cambria Math"/>
            <w:sz w:val="24"/>
            <w:szCs w:val="24"/>
          </w:rPr>
          <m:t>σ</m:t>
        </m:r>
      </m:oMath>
      <w:r>
        <w:rPr>
          <w:rFonts w:hint="eastAsia" w:hAnsi="Cambria Math"/>
          <w:i w:val="0"/>
          <w:sz w:val="24"/>
          <w:szCs w:val="24"/>
        </w:rPr>
        <w:t xml:space="preserve">表示学生网络的 </w:t>
      </w:r>
      <w:commentRangeStart w:id="6"/>
      <w:r>
        <w:rPr>
          <w:rFonts w:hint="eastAsia" w:hAnsi="Cambria Math"/>
          <w:i w:val="0"/>
          <w:sz w:val="24"/>
          <w:szCs w:val="24"/>
        </w:rPr>
        <w:t>Softmax 输出</w:t>
      </w:r>
      <w:commentRangeEnd w:id="6"/>
      <w:r>
        <w:commentReference w:id="6"/>
      </w:r>
      <w:r>
        <w:rPr>
          <w:rFonts w:hint="eastAsia" w:hAnsi="Cambria Math"/>
          <w:i w:val="0"/>
          <w:sz w:val="24"/>
          <w:szCs w:val="24"/>
        </w:rPr>
        <w:t>。通过最小化上述损失，模型能够减小教师网络与学生网络之间的预测分布差异，进而给予那些预测更准确的教师网络更高的权重。</w:t>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我们的故障诊断系统通过两个关键机制确保实时性能：所有网络训练与知识蒸馏过程在部署前离线完成，避免在线运行中产生额外计算负担；所部署模型为结构紧凑的一维卷积学生网络，其简化的结构支持快速推理和对输入数据的即时响应，从而保证了实时约束下的故障识别能力。</w:t>
      </w:r>
    </w:p>
    <w:p w14:paraId="759472F2"/>
    <w:p w14:paraId="0DC542CE">
      <w:pPr>
        <w:numPr>
          <w:ilvl w:val="0"/>
          <w:numId w:val="0"/>
        </w:numPr>
        <w:ind w:firstLine="420" w:firstLineChars="0"/>
        <w:jc w:val="both"/>
        <w:rPr>
          <w:rFonts w:hint="eastAsia"/>
          <w:lang w:val="en-US" w:eastAsia="zh-CN"/>
        </w:rPr>
      </w:pPr>
      <w:r>
        <w:rPr>
          <w:rFonts w:hint="eastAsia" w:hAnsi="Cambria Math"/>
          <w:i w:val="0"/>
          <w:sz w:val="24"/>
          <w:szCs w:val="24"/>
        </w:rPr>
        <w:t>G. 总损失函数（Total Loss）</w:t>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与传统的知识蒸馏方法相比，教师网络通常在蒸馏前已完成预训练。而本研究中所提出的网络框架采用了一种统一训练策略，即</w:t>
      </w:r>
      <w:r>
        <w:rPr>
          <w:rFonts w:hint="eastAsia" w:hAnsi="Cambria Math"/>
          <w:i w:val="0"/>
          <w:color w:val="1424EE"/>
          <w:sz w:val="24"/>
          <w:szCs w:val="24"/>
        </w:rPr>
        <w:t>教师网络与学生网络在蒸馏过程中联合训练</w:t>
      </w:r>
      <w:r>
        <w:rPr>
          <w:rFonts w:hint="eastAsia" w:hAnsi="Cambria Math"/>
          <w:i w:val="0"/>
          <w:sz w:val="24"/>
          <w:szCs w:val="24"/>
        </w:rPr>
        <w:t>。这种方法</w:t>
      </w:r>
      <w:r>
        <w:rPr>
          <w:rFonts w:hint="eastAsia" w:hAnsi="Cambria Math"/>
          <w:i w:val="0"/>
          <w:color w:val="1424EE"/>
          <w:sz w:val="24"/>
          <w:szCs w:val="24"/>
        </w:rPr>
        <w:t>使得学生网络能够更快速地学习决策边界，并提高训练效率。</w:t>
      </w:r>
      <w:r>
        <w:rPr>
          <w:rFonts w:hint="eastAsia" w:hAnsi="Cambria Math"/>
          <w:i w:val="0"/>
          <w:sz w:val="24"/>
          <w:szCs w:val="24"/>
        </w:rPr>
        <w:t>因此，这四个网络分别基于自身的网络结构，利用压力信号与振动信号的训练数据和标签独立学习。与此同时，三个教师网络通过知识蒸馏过程将其更全面的知识传递给学生网络，从而提升学生网络的性能。最终网络框架的整体损失函数总结如下：</w:t>
      </w:r>
      <w:r>
        <w:br w:type="textWrapping"/>
      </w:r>
      <w:r>
        <w:br w:type="textWrapping"/>
      </w:r>
      <m:oMath>
        <m:sSub>
          <m:sSubPr>
            <m:ctrlPr>
              <w:rPr>
                <w:rFonts w:hint="default" w:ascii="Cambria Math" w:hAnsi="Cambria Math"/>
                <w:i w:val="0"/>
                <w:sz w:val="24"/>
                <w:szCs w:val="24"/>
              </w:rPr>
            </m:ctrlPr>
          </m:sSubPr>
          <m:e>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L</m:t>
            </m:r>
            <m:ctrlPr>
              <w:rPr>
                <w:rFonts w:hint="eastAsia" w:ascii="Cambria Math" w:hAnsi="Cambria Math"/>
                <w:i w:val="0"/>
                <w:sz w:val="24"/>
                <w:szCs w:val="24"/>
              </w:rPr>
            </m:ctrlPr>
          </m:e>
          <m:sub>
            <m:r>
              <m:rPr>
                <m:sty m:val="p"/>
              </m:rPr>
              <w:rPr>
                <w:rFonts w:hint="default" w:ascii="Cambria Math" w:hAnsi="Cambria Math"/>
                <w:sz w:val="24"/>
                <w:szCs w:val="24"/>
              </w:rPr>
              <m:t>total</m:t>
            </m:r>
            <m:ctrlPr>
              <w:rPr>
                <w:rFonts w:hint="eastAsia"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eastAsia"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p</m:t>
                </m:r>
                <m:ctrlPr>
                  <w:rPr>
                    <w:rFonts w:hint="eastAsia" w:ascii="Cambria Math" w:hAnsi="Cambria Math"/>
                    <w:i w:val="0"/>
                    <w:sz w:val="24"/>
                    <w:szCs w:val="24"/>
                  </w:rPr>
                </m:ctrlPr>
              </m:sub>
            </m:sSub>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t</m:t>
                </m:r>
                <m:ctrlPr>
                  <w:rPr>
                    <w:rFonts w:hint="eastAsia" w:ascii="Cambria Math" w:hAnsi="Cambria Math"/>
                    <w:i w:val="0"/>
                    <w:sz w:val="24"/>
                    <w:szCs w:val="24"/>
                  </w:rPr>
                </m:ctrlPr>
              </m:sub>
            </m:sSub>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sSub>
              <m:sSubPr>
                <m:ctrlPr>
                  <w:rPr>
                    <w:rFonts w:hint="default" w:ascii="Cambria Math" w:hAnsi="Cambria Math"/>
                    <w:i w:val="0"/>
                    <w:sz w:val="24"/>
                    <w:szCs w:val="24"/>
                  </w:rPr>
                </m:ctrlPr>
              </m:sSubPr>
              <m:e>
                <m:r>
                  <m:rPr>
                    <m:sty m:val="p"/>
                    <m:scr m:val="script"/>
                  </m:rPr>
                  <w:rPr>
                    <w:rFonts w:hint="default" w:ascii="Cambria Math" w:hAnsi="Cambria Math" w:eastAsia="MS Mincho"/>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s</m:t>
                </m:r>
                <m:ctrlPr>
                  <w:rPr>
                    <w:rFonts w:hint="eastAsia" w:ascii="Cambria Math" w:hAnsi="Cambria Math"/>
                    <w:i w:val="0"/>
                    <w:sz w:val="24"/>
                    <w:szCs w:val="24"/>
                  </w:rPr>
                </m:ctrlPr>
              </m:sub>
            </m:sSub>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r>
              <m:rPr>
                <m:sty m:val="p"/>
              </m:rPr>
              <w:rPr>
                <w:rFonts w:hint="default" w:ascii="Cambria Math" w:hAnsi="Cambria Math"/>
                <w:sz w:val="24"/>
                <w:szCs w:val="24"/>
              </w:rPr>
              <m:t>S</m:t>
            </m:r>
            <m:ctrlPr>
              <w:rPr>
                <w:rFonts w:hint="default" w:ascii="Cambria Math" w:hAnsi="Cambria Math"/>
                <w:i w:val="0"/>
                <w:sz w:val="24"/>
                <w:szCs w:val="24"/>
              </w:rPr>
            </m:ctrlPr>
          </m:sub>
        </m:sSub>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L</m:t>
            </m:r>
            <m:ctrlPr>
              <w:rPr>
                <w:rFonts w:hint="default" w:ascii="Cambria Math" w:hAnsi="Cambria Math"/>
                <w:i w:val="0"/>
                <w:sz w:val="24"/>
                <w:szCs w:val="24"/>
              </w:rPr>
            </m:ctrlPr>
          </m:e>
          <m:sub>
            <m:r>
              <m:rPr>
                <m:sty m:val="p"/>
              </m:rPr>
              <w:rPr>
                <w:rFonts w:hint="default" w:ascii="Cambria Math" w:hAnsi="Cambria Math"/>
                <w:sz w:val="24"/>
                <w:szCs w:val="24"/>
              </w:rPr>
              <m:t>KD</m:t>
            </m:r>
            <m:ctrlPr>
              <w:rPr>
                <w:rFonts w:hint="default" w:ascii="Cambria Math" w:hAnsi="Cambria Math"/>
                <w:i w:val="0"/>
                <w:sz w:val="24"/>
                <w:szCs w:val="24"/>
              </w:rPr>
            </m:ctrlPr>
          </m:sub>
        </m:sSub>
      </m:oMath>
      <w:r>
        <w:rPr>
          <w:rFonts w:hint="eastAsia" w:hAnsi="Cambria Math"/>
          <w:i w:val="0"/>
          <w:sz w:val="24"/>
          <w:szCs w:val="24"/>
          <w:lang w:val="en-US" w:eastAsia="zh-CN"/>
        </w:rPr>
        <w:tab/>
      </w:r>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(19      </w:t>
      </w:r>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ab/>
      </w:r>
      <w:r>
        <w:drawing>
          <wp:inline distT="0" distB="0" distL="114300" distR="114300">
            <wp:extent cx="3717925" cy="2722245"/>
            <wp:effectExtent l="0" t="0" r="15875" b="1905"/>
            <wp:docPr id="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pic:cNvPicPr>
                      <a:picLocks noChangeAspect="1"/>
                    </pic:cNvPicPr>
                  </pic:nvPicPr>
                  <pic:blipFill>
                    <a:blip r:embed="rId10"/>
                    <a:stretch>
                      <a:fillRect/>
                    </a:stretch>
                  </pic:blipFill>
                  <pic:spPr>
                    <a:xfrm>
                      <a:off x="0" y="0"/>
                      <a:ext cx="3717925" cy="2722245"/>
                    </a:xfrm>
                    <a:prstGeom prst="rect">
                      <a:avLst/>
                    </a:prstGeom>
                    <a:noFill/>
                    <a:ln>
                      <a:noFill/>
                    </a:ln>
                  </pic:spPr>
                </pic:pic>
              </a:graphicData>
            </a:graphic>
          </wp:inline>
        </w:drawing>
      </w:r>
      <w:r>
        <w:rPr>
          <w:rFonts w:hint="eastAsia" w:hAnsi="Cambria Math"/>
          <w:i w:val="0"/>
          <w:sz w:val="24"/>
          <w:szCs w:val="24"/>
          <w:lang w:val="en-US" w:eastAsia="zh-CN"/>
        </w:rPr>
        <w:t xml:space="preserve">  </w:t>
      </w:r>
      <w:r>
        <w:br w:type="textWrapping"/>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图3.实验测试台示意图</w:t>
      </w:r>
    </w:p>
    <w:p w14:paraId="720FF945">
      <w:pPr>
        <w:rPr>
          <w:rFonts w:hint="eastAsia"/>
        </w:rPr>
      </w:pPr>
    </w:p>
    <w:p w14:paraId="1CCE1813">
      <w:pPr>
        <w:rPr>
          <w:rFonts w:hint="eastAsia"/>
        </w:rPr>
      </w:pPr>
    </w:p>
    <w:p w14:paraId="0F51E4D1">
      <w:pPr>
        <w:rPr>
          <w:rFonts w:hint="eastAsia"/>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2110"/>
        <w:gridCol w:w="2111"/>
        <w:gridCol w:w="1807"/>
      </w:tblGrid>
      <w:tr w14:paraId="57BD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2110" w:type="dxa"/>
          </w:tcPr>
          <w:p w14:paraId="204854FE">
            <w:pPr>
              <w:pStyle w:val="2"/>
              <w:rPr>
                <w:rFonts w:hint="default"/>
                <w:sz w:val="22"/>
                <w:szCs w:val="22"/>
                <w:lang w:val="en-US"/>
              </w:rPr>
            </w:pPr>
            <w:r>
              <w:rPr>
                <w:rFonts w:hint="eastAsia" w:ascii="宋体" w:hAnsi="宋体" w:eastAsia="宋体" w:cs="宋体"/>
                <w:b/>
                <w:bCs/>
                <w:color w:val="auto"/>
                <w:kern w:val="2"/>
                <w:sz w:val="21"/>
                <w:szCs w:val="21"/>
                <w:lang w:val="en-US" w:eastAsia="zh-CN" w:bidi="ar-SA"/>
              </w:rPr>
              <w:t>故障模式</w:t>
            </w:r>
          </w:p>
        </w:tc>
        <w:tc>
          <w:tcPr>
            <w:tcW w:w="2110" w:type="dxa"/>
          </w:tcPr>
          <w:p w14:paraId="4BB816C1">
            <w:pPr>
              <w:pStyle w:val="2"/>
              <w:rPr>
                <w:rFonts w:hint="default"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故障位置</w:t>
            </w:r>
          </w:p>
        </w:tc>
        <w:tc>
          <w:tcPr>
            <w:tcW w:w="2111" w:type="dxa"/>
          </w:tcPr>
          <w:p w14:paraId="26E394FC">
            <w:pPr>
              <w:pStyle w:val="2"/>
              <w:rPr>
                <w:rFonts w:hint="eastAsia" w:ascii="宋体" w:hAnsi="宋体" w:eastAsia="宋体" w:cs="宋体"/>
                <w:b/>
                <w:bCs/>
                <w:color w:val="auto"/>
                <w:kern w:val="2"/>
                <w:sz w:val="21"/>
                <w:szCs w:val="21"/>
                <w:lang w:val="en-US" w:eastAsia="zh-CN" w:bidi="ar-SA"/>
              </w:rPr>
            </w:pPr>
            <w:r>
              <w:rPr>
                <w:rFonts w:hint="eastAsia" w:ascii="宋体" w:hAnsi="宋体" w:eastAsia="宋体" w:cs="宋体"/>
                <w:b/>
                <w:bCs/>
                <w:color w:val="auto"/>
                <w:kern w:val="2"/>
                <w:sz w:val="21"/>
                <w:szCs w:val="21"/>
                <w:lang w:val="en-US" w:eastAsia="zh-CN" w:bidi="ar-SA"/>
              </w:rPr>
              <w:t xml:space="preserve"> 故障类型</w:t>
            </w:r>
          </w:p>
        </w:tc>
        <w:tc>
          <w:tcPr>
            <w:tcW w:w="1807" w:type="dxa"/>
          </w:tcPr>
          <w:p w14:paraId="0A25FE0C">
            <w:pPr>
              <w:pStyle w:val="2"/>
              <w:rPr>
                <w:rFonts w:hint="default"/>
                <w:sz w:val="22"/>
                <w:szCs w:val="22"/>
                <w:lang w:val="en-US"/>
              </w:rPr>
            </w:pPr>
            <w:r>
              <w:rPr>
                <w:rFonts w:hint="eastAsia" w:ascii="宋体" w:hAnsi="宋体" w:eastAsia="宋体" w:cs="宋体"/>
                <w:b w:val="0"/>
                <w:bCs w:val="0"/>
                <w:color w:val="auto"/>
                <w:kern w:val="2"/>
                <w:sz w:val="21"/>
                <w:szCs w:val="21"/>
                <w:lang w:val="en-US" w:eastAsia="zh-CN" w:bidi="ar-SA"/>
              </w:rPr>
              <w:t xml:space="preserve"> </w:t>
            </w:r>
            <w:r>
              <w:rPr>
                <w:rFonts w:hint="eastAsia" w:ascii="宋体" w:hAnsi="宋体" w:eastAsia="宋体" w:cs="宋体"/>
                <w:b/>
                <w:bCs/>
                <w:color w:val="auto"/>
                <w:kern w:val="2"/>
                <w:sz w:val="21"/>
                <w:szCs w:val="21"/>
                <w:lang w:val="en-US" w:eastAsia="zh-CN" w:bidi="ar-SA"/>
              </w:rPr>
              <w:t>故障编号</w:t>
            </w:r>
          </w:p>
        </w:tc>
      </w:tr>
      <w:tr w14:paraId="3FA7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10" w:type="dxa"/>
          </w:tcPr>
          <w:p w14:paraId="768F82F9">
            <w:pPr>
              <w:pStyle w:val="2"/>
              <w:rPr>
                <w:rFonts w:hint="eastAsia" w:eastAsiaTheme="majorEastAsia"/>
                <w:sz w:val="22"/>
                <w:szCs w:val="22"/>
                <w:lang w:val="en-US" w:eastAsia="zh-CN"/>
              </w:rPr>
            </w:pPr>
            <w:r>
              <w:rPr>
                <w:rFonts w:hint="eastAsia" w:hAnsi="Cambria Math" w:asciiTheme="minorHAnsi" w:eastAsiaTheme="minorEastAsia" w:cstheme="minorBidi"/>
                <w:b w:val="0"/>
                <w:bCs w:val="0"/>
                <w:i w:val="0"/>
                <w:color w:val="auto"/>
                <w:kern w:val="2"/>
                <w:sz w:val="24"/>
                <w:szCs w:val="24"/>
                <w:lang w:val="en-US" w:eastAsia="zh-CN" w:bidi="ar-SA"/>
              </w:rPr>
              <w:t>单一故障</w:t>
            </w:r>
          </w:p>
        </w:tc>
        <w:tc>
          <w:tcPr>
            <w:tcW w:w="2110" w:type="dxa"/>
          </w:tcPr>
          <w:p w14:paraId="15444913">
            <w:pPr>
              <w:pStyle w:val="2"/>
              <w:rPr>
                <w:sz w:val="22"/>
                <w:szCs w:val="22"/>
              </w:rPr>
            </w:pPr>
            <w:r>
              <w:rPr>
                <w:rFonts w:hint="eastAsia" w:ascii="宋体" w:hAnsi="宋体" w:eastAsia="宋体" w:cs="宋体"/>
                <w:b w:val="0"/>
                <w:bCs w:val="0"/>
                <w:color w:val="auto"/>
                <w:kern w:val="2"/>
                <w:sz w:val="21"/>
                <w:szCs w:val="21"/>
                <w:lang w:val="en-US" w:eastAsia="zh-CN" w:bidi="ar-SA"/>
              </w:rPr>
              <w:t xml:space="preserve"> </w:t>
            </w:r>
            <w:r>
              <w:rPr>
                <w:rFonts w:hint="eastAsia" w:ascii="宋体" w:hAnsi="宋体" w:eastAsia="宋体" w:cs="宋体"/>
                <w:b w:val="0"/>
                <w:bCs w:val="0"/>
                <w:color w:val="auto"/>
                <w:kern w:val="2"/>
                <w:sz w:val="21"/>
                <w:szCs w:val="21"/>
                <w:lang w:val="en-US" w:eastAsia="zh-CN" w:bidi="ar-SA"/>
              </w:rPr>
              <w:tab/>
            </w:r>
          </w:p>
        </w:tc>
        <w:tc>
          <w:tcPr>
            <w:tcW w:w="2111" w:type="dxa"/>
          </w:tcPr>
          <w:p w14:paraId="72D090C4">
            <w:pPr>
              <w:pStyle w:val="2"/>
              <w:rPr>
                <w:sz w:val="22"/>
                <w:szCs w:val="22"/>
              </w:rPr>
            </w:pPr>
            <w:r>
              <w:rPr>
                <w:rFonts w:hint="eastAsia" w:ascii="宋体" w:hAnsi="宋体" w:eastAsia="宋体" w:cs="宋体"/>
                <w:b w:val="0"/>
                <w:bCs w:val="0"/>
                <w:color w:val="auto"/>
                <w:kern w:val="2"/>
                <w:sz w:val="21"/>
                <w:szCs w:val="21"/>
                <w:lang w:val="en-US" w:eastAsia="zh-CN" w:bidi="ar-SA"/>
              </w:rPr>
              <w:t xml:space="preserve">  正常</w:t>
            </w:r>
          </w:p>
        </w:tc>
        <w:tc>
          <w:tcPr>
            <w:tcW w:w="1807" w:type="dxa"/>
          </w:tcPr>
          <w:p w14:paraId="1E55447E">
            <w:pPr>
              <w:pStyle w:val="2"/>
              <w:rPr>
                <w:sz w:val="22"/>
                <w:szCs w:val="22"/>
              </w:rPr>
            </w:pPr>
            <w:r>
              <w:rPr>
                <w:rFonts w:hint="eastAsia" w:ascii="宋体" w:hAnsi="宋体" w:eastAsia="宋体" w:cs="宋体"/>
                <w:b w:val="0"/>
                <w:bCs w:val="0"/>
                <w:color w:val="auto"/>
                <w:kern w:val="2"/>
                <w:sz w:val="21"/>
                <w:szCs w:val="21"/>
                <w:lang w:val="en-US" w:eastAsia="zh-CN" w:bidi="ar-SA"/>
              </w:rPr>
              <w:t xml:space="preserve"> A</w:t>
            </w:r>
          </w:p>
        </w:tc>
      </w:tr>
      <w:tr w14:paraId="1FF2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110" w:type="dxa"/>
          </w:tcPr>
          <w:p w14:paraId="46D71BF8">
            <w:pPr>
              <w:pStyle w:val="2"/>
              <w:rPr>
                <w:sz w:val="22"/>
                <w:szCs w:val="22"/>
              </w:rPr>
            </w:pPr>
            <w:r>
              <w:rPr>
                <w:rFonts w:hint="eastAsia" w:hAnsi="Cambria Math" w:asciiTheme="minorHAnsi" w:eastAsiaTheme="minorEastAsia" w:cstheme="minorBidi"/>
                <w:b w:val="0"/>
                <w:bCs w:val="0"/>
                <w:i w:val="0"/>
                <w:color w:val="auto"/>
                <w:kern w:val="2"/>
                <w:sz w:val="24"/>
                <w:szCs w:val="24"/>
                <w:lang w:val="en-US" w:eastAsia="zh-CN" w:bidi="ar-SA"/>
              </w:rPr>
              <w:t>单一故障</w:t>
            </w:r>
          </w:p>
        </w:tc>
        <w:tc>
          <w:tcPr>
            <w:tcW w:w="2110" w:type="dxa"/>
          </w:tcPr>
          <w:p w14:paraId="464B34A8">
            <w:pPr>
              <w:pStyle w:val="2"/>
              <w:rPr>
                <w:rFonts w:hint="default"/>
                <w:sz w:val="22"/>
                <w:szCs w:val="22"/>
                <w:lang w:val="en-US"/>
              </w:rPr>
            </w:pPr>
            <w:r>
              <w:rPr>
                <w:rFonts w:hint="eastAsia" w:ascii="宋体" w:hAnsi="宋体" w:eastAsia="宋体" w:cs="宋体"/>
                <w:b w:val="0"/>
                <w:bCs w:val="0"/>
                <w:color w:val="auto"/>
                <w:kern w:val="2"/>
                <w:sz w:val="21"/>
                <w:szCs w:val="21"/>
                <w:lang w:val="en-US" w:eastAsia="zh-CN" w:bidi="ar-SA"/>
              </w:rPr>
              <w:t xml:space="preserve">  齿轮</w:t>
            </w:r>
          </w:p>
        </w:tc>
        <w:tc>
          <w:tcPr>
            <w:tcW w:w="2111" w:type="dxa"/>
          </w:tcPr>
          <w:p w14:paraId="5F403DA6">
            <w:pPr>
              <w:pStyle w:val="2"/>
              <w:rPr>
                <w:sz w:val="22"/>
                <w:szCs w:val="22"/>
              </w:rPr>
            </w:pPr>
            <w:r>
              <w:rPr>
                <w:rFonts w:hint="eastAsia" w:ascii="宋体" w:hAnsi="宋体" w:eastAsia="宋体" w:cs="宋体"/>
                <w:b w:val="0"/>
                <w:bCs w:val="0"/>
                <w:color w:val="auto"/>
                <w:kern w:val="2"/>
                <w:sz w:val="21"/>
                <w:szCs w:val="21"/>
                <w:lang w:val="en-US" w:eastAsia="zh-CN" w:bidi="ar-SA"/>
              </w:rPr>
              <w:t xml:space="preserve"> 齿轮断裂</w:t>
            </w:r>
          </w:p>
        </w:tc>
        <w:tc>
          <w:tcPr>
            <w:tcW w:w="1807" w:type="dxa"/>
          </w:tcPr>
          <w:p w14:paraId="5C7B3E14">
            <w:pPr>
              <w:pStyle w:val="2"/>
              <w:rPr>
                <w:sz w:val="22"/>
                <w:szCs w:val="22"/>
              </w:rPr>
            </w:pPr>
            <w:r>
              <w:rPr>
                <w:rFonts w:hint="eastAsia" w:ascii="宋体" w:hAnsi="宋体" w:eastAsia="宋体" w:cs="宋体"/>
                <w:b w:val="0"/>
                <w:bCs w:val="0"/>
                <w:color w:val="auto"/>
                <w:kern w:val="2"/>
                <w:sz w:val="21"/>
                <w:szCs w:val="21"/>
                <w:lang w:val="en-US" w:eastAsia="zh-CN" w:bidi="ar-SA"/>
              </w:rPr>
              <w:t xml:space="preserve"> B</w:t>
            </w:r>
          </w:p>
        </w:tc>
      </w:tr>
      <w:tr w14:paraId="772B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10" w:type="dxa"/>
          </w:tcPr>
          <w:p w14:paraId="268398B0">
            <w:pPr>
              <w:pStyle w:val="2"/>
              <w:rPr>
                <w:sz w:val="22"/>
                <w:szCs w:val="22"/>
              </w:rPr>
            </w:pPr>
            <w:r>
              <w:rPr>
                <w:rFonts w:hint="eastAsia" w:hAnsi="Cambria Math" w:asciiTheme="minorHAnsi" w:eastAsiaTheme="minorEastAsia" w:cstheme="minorBidi"/>
                <w:b w:val="0"/>
                <w:bCs w:val="0"/>
                <w:i w:val="0"/>
                <w:color w:val="auto"/>
                <w:kern w:val="2"/>
                <w:sz w:val="24"/>
                <w:szCs w:val="24"/>
                <w:lang w:val="en-US" w:eastAsia="zh-CN" w:bidi="ar-SA"/>
              </w:rPr>
              <w:t>单一故障</w:t>
            </w:r>
          </w:p>
        </w:tc>
        <w:tc>
          <w:tcPr>
            <w:tcW w:w="2110" w:type="dxa"/>
          </w:tcPr>
          <w:p w14:paraId="49E82B59">
            <w:pPr>
              <w:pStyle w:val="2"/>
              <w:rPr>
                <w:sz w:val="22"/>
                <w:szCs w:val="22"/>
              </w:rPr>
            </w:pPr>
            <w:r>
              <w:rPr>
                <w:rFonts w:hint="eastAsia" w:ascii="宋体" w:hAnsi="宋体" w:eastAsia="宋体" w:cs="宋体"/>
                <w:b w:val="0"/>
                <w:bCs w:val="0"/>
                <w:color w:val="auto"/>
                <w:kern w:val="2"/>
                <w:sz w:val="21"/>
                <w:szCs w:val="21"/>
                <w:lang w:val="en-US" w:eastAsia="zh-CN" w:bidi="ar-SA"/>
              </w:rPr>
              <w:t xml:space="preserve"> </w:t>
            </w:r>
          </w:p>
        </w:tc>
        <w:tc>
          <w:tcPr>
            <w:tcW w:w="2111" w:type="dxa"/>
          </w:tcPr>
          <w:p w14:paraId="6148A3DD">
            <w:pPr>
              <w:pStyle w:val="2"/>
              <w:rPr>
                <w:sz w:val="22"/>
                <w:szCs w:val="22"/>
              </w:rPr>
            </w:pPr>
            <w:r>
              <w:rPr>
                <w:rFonts w:hint="eastAsia" w:ascii="宋体" w:hAnsi="宋体" w:eastAsia="宋体" w:cs="宋体"/>
                <w:b w:val="0"/>
                <w:bCs w:val="0"/>
                <w:color w:val="auto"/>
                <w:kern w:val="2"/>
                <w:sz w:val="21"/>
                <w:szCs w:val="21"/>
                <w:lang w:val="en-US" w:eastAsia="zh-CN" w:bidi="ar-SA"/>
              </w:rPr>
              <w:t xml:space="preserve"> 齿根裂纹</w:t>
            </w:r>
          </w:p>
        </w:tc>
        <w:tc>
          <w:tcPr>
            <w:tcW w:w="1807" w:type="dxa"/>
          </w:tcPr>
          <w:p w14:paraId="18CC0108">
            <w:pPr>
              <w:pStyle w:val="2"/>
              <w:rPr>
                <w:sz w:val="22"/>
                <w:szCs w:val="22"/>
              </w:rPr>
            </w:pPr>
            <w:r>
              <w:rPr>
                <w:rFonts w:hint="eastAsia" w:ascii="宋体" w:hAnsi="宋体" w:eastAsia="宋体" w:cs="宋体"/>
                <w:b w:val="0"/>
                <w:bCs w:val="0"/>
                <w:color w:val="auto"/>
                <w:kern w:val="2"/>
                <w:sz w:val="21"/>
                <w:szCs w:val="21"/>
                <w:lang w:val="en-US" w:eastAsia="zh-CN" w:bidi="ar-SA"/>
              </w:rPr>
              <w:t xml:space="preserve"> C</w:t>
            </w:r>
          </w:p>
        </w:tc>
      </w:tr>
      <w:tr w14:paraId="7146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10" w:type="dxa"/>
          </w:tcPr>
          <w:p w14:paraId="48012DD4">
            <w:pPr>
              <w:pStyle w:val="2"/>
              <w:rPr>
                <w:sz w:val="22"/>
                <w:szCs w:val="22"/>
              </w:rPr>
            </w:pPr>
            <w:r>
              <w:rPr>
                <w:rFonts w:hint="eastAsia" w:hAnsi="Cambria Math" w:asciiTheme="minorHAnsi" w:eastAsiaTheme="minorEastAsia" w:cstheme="minorBidi"/>
                <w:b w:val="0"/>
                <w:bCs w:val="0"/>
                <w:i w:val="0"/>
                <w:color w:val="auto"/>
                <w:kern w:val="2"/>
                <w:sz w:val="24"/>
                <w:szCs w:val="24"/>
                <w:lang w:val="en-US" w:eastAsia="zh-CN" w:bidi="ar-SA"/>
              </w:rPr>
              <w:t>单一故障</w:t>
            </w:r>
          </w:p>
        </w:tc>
        <w:tc>
          <w:tcPr>
            <w:tcW w:w="2110" w:type="dxa"/>
          </w:tcPr>
          <w:p w14:paraId="4FEA5C27">
            <w:pPr>
              <w:pStyle w:val="2"/>
              <w:rPr>
                <w:sz w:val="22"/>
                <w:szCs w:val="22"/>
              </w:rPr>
            </w:pPr>
            <w:r>
              <w:rPr>
                <w:rFonts w:hint="eastAsia" w:ascii="宋体" w:hAnsi="宋体" w:eastAsia="宋体" w:cs="宋体"/>
                <w:b w:val="0"/>
                <w:bCs w:val="0"/>
                <w:color w:val="auto"/>
                <w:kern w:val="2"/>
                <w:sz w:val="21"/>
                <w:szCs w:val="21"/>
                <w:lang w:val="en-US" w:eastAsia="zh-CN" w:bidi="ar-SA"/>
              </w:rPr>
              <w:t xml:space="preserve"> </w:t>
            </w:r>
          </w:p>
        </w:tc>
        <w:tc>
          <w:tcPr>
            <w:tcW w:w="2111" w:type="dxa"/>
          </w:tcPr>
          <w:p w14:paraId="1659DD9F">
            <w:pPr>
              <w:pStyle w:val="2"/>
              <w:rPr>
                <w:sz w:val="22"/>
                <w:szCs w:val="22"/>
              </w:rPr>
            </w:pPr>
            <w:r>
              <w:rPr>
                <w:rFonts w:hint="eastAsia" w:ascii="宋体" w:hAnsi="宋体" w:eastAsia="宋体" w:cs="宋体"/>
                <w:b w:val="0"/>
                <w:bCs w:val="0"/>
                <w:color w:val="auto"/>
                <w:kern w:val="2"/>
                <w:sz w:val="21"/>
                <w:szCs w:val="21"/>
                <w:lang w:val="en-US" w:eastAsia="zh-CN" w:bidi="ar-SA"/>
              </w:rPr>
              <w:t xml:space="preserve"> 齿轮表面磨损</w:t>
            </w:r>
          </w:p>
        </w:tc>
        <w:tc>
          <w:tcPr>
            <w:tcW w:w="1807" w:type="dxa"/>
          </w:tcPr>
          <w:p w14:paraId="3E9752DD">
            <w:pPr>
              <w:pStyle w:val="2"/>
              <w:rPr>
                <w:sz w:val="22"/>
                <w:szCs w:val="22"/>
              </w:rPr>
            </w:pPr>
            <w:r>
              <w:rPr>
                <w:rFonts w:hint="eastAsia" w:ascii="宋体" w:hAnsi="宋体" w:eastAsia="宋体" w:cs="宋体"/>
                <w:b w:val="0"/>
                <w:bCs w:val="0"/>
                <w:color w:val="auto"/>
                <w:kern w:val="2"/>
                <w:sz w:val="21"/>
                <w:szCs w:val="21"/>
                <w:lang w:val="en-US" w:eastAsia="zh-CN" w:bidi="ar-SA"/>
              </w:rPr>
              <w:t xml:space="preserve"> D</w:t>
            </w:r>
          </w:p>
        </w:tc>
      </w:tr>
      <w:tr w14:paraId="5DD4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10" w:type="dxa"/>
          </w:tcPr>
          <w:p w14:paraId="543C8119">
            <w:pPr>
              <w:pStyle w:val="2"/>
              <w:rPr>
                <w:sz w:val="22"/>
                <w:szCs w:val="22"/>
              </w:rPr>
            </w:pPr>
            <w:r>
              <w:rPr>
                <w:rFonts w:hint="eastAsia" w:hAnsi="Cambria Math" w:asciiTheme="minorHAnsi" w:eastAsiaTheme="minorEastAsia" w:cstheme="minorBidi"/>
                <w:b w:val="0"/>
                <w:bCs w:val="0"/>
                <w:i w:val="0"/>
                <w:color w:val="auto"/>
                <w:kern w:val="2"/>
                <w:sz w:val="24"/>
                <w:szCs w:val="24"/>
                <w:lang w:val="en-US" w:eastAsia="zh-CN" w:bidi="ar-SA"/>
              </w:rPr>
              <w:t>单一故障</w:t>
            </w:r>
          </w:p>
        </w:tc>
        <w:tc>
          <w:tcPr>
            <w:tcW w:w="2110" w:type="dxa"/>
          </w:tcPr>
          <w:p w14:paraId="7BF94031">
            <w:pPr>
              <w:pStyle w:val="2"/>
              <w:ind w:firstLine="210" w:firstLineChars="100"/>
              <w:rPr>
                <w:sz w:val="22"/>
                <w:szCs w:val="22"/>
              </w:rPr>
            </w:pPr>
            <w:r>
              <w:rPr>
                <w:rFonts w:hint="eastAsia" w:ascii="宋体" w:hAnsi="宋体" w:eastAsia="宋体" w:cs="宋体"/>
                <w:b w:val="0"/>
                <w:bCs w:val="0"/>
                <w:color w:val="auto"/>
                <w:kern w:val="2"/>
                <w:sz w:val="21"/>
                <w:szCs w:val="21"/>
                <w:lang w:val="en-US" w:eastAsia="zh-CN" w:bidi="ar-SA"/>
              </w:rPr>
              <w:t>密封圈</w:t>
            </w:r>
          </w:p>
        </w:tc>
        <w:tc>
          <w:tcPr>
            <w:tcW w:w="2111" w:type="dxa"/>
          </w:tcPr>
          <w:p w14:paraId="74A7340A">
            <w:pPr>
              <w:pStyle w:val="2"/>
              <w:rPr>
                <w:sz w:val="22"/>
                <w:szCs w:val="22"/>
              </w:rPr>
            </w:pPr>
            <w:r>
              <w:rPr>
                <w:rFonts w:hint="eastAsia" w:ascii="宋体" w:hAnsi="宋体" w:eastAsia="宋体" w:cs="宋体"/>
                <w:b w:val="0"/>
                <w:bCs w:val="0"/>
                <w:color w:val="auto"/>
                <w:kern w:val="2"/>
                <w:sz w:val="21"/>
                <w:szCs w:val="21"/>
                <w:lang w:val="en-US" w:eastAsia="zh-CN" w:bidi="ar-SA"/>
              </w:rPr>
              <w:t xml:space="preserve"> 密封圈磨损</w:t>
            </w:r>
          </w:p>
        </w:tc>
        <w:tc>
          <w:tcPr>
            <w:tcW w:w="1807" w:type="dxa"/>
          </w:tcPr>
          <w:p w14:paraId="541BFF32">
            <w:pPr>
              <w:pStyle w:val="2"/>
              <w:rPr>
                <w:sz w:val="22"/>
                <w:szCs w:val="22"/>
              </w:rPr>
            </w:pPr>
            <w:r>
              <w:rPr>
                <w:rFonts w:hint="eastAsia" w:ascii="宋体" w:hAnsi="宋体" w:eastAsia="宋体" w:cs="宋体"/>
                <w:b w:val="0"/>
                <w:bCs w:val="0"/>
                <w:color w:val="auto"/>
                <w:kern w:val="2"/>
                <w:sz w:val="21"/>
                <w:szCs w:val="21"/>
                <w:lang w:val="en-US" w:eastAsia="zh-CN" w:bidi="ar-SA"/>
              </w:rPr>
              <w:t xml:space="preserve"> E</w:t>
            </w:r>
          </w:p>
        </w:tc>
      </w:tr>
      <w:tr w14:paraId="705D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10" w:type="dxa"/>
          </w:tcPr>
          <w:p w14:paraId="590D7795">
            <w:pPr>
              <w:pStyle w:val="2"/>
              <w:rPr>
                <w:sz w:val="22"/>
                <w:szCs w:val="22"/>
              </w:rPr>
            </w:pPr>
            <w:r>
              <w:rPr>
                <w:rFonts w:hint="eastAsia" w:hAnsi="Cambria Math" w:asciiTheme="minorHAnsi" w:eastAsiaTheme="minorEastAsia" w:cstheme="minorBidi"/>
                <w:b w:val="0"/>
                <w:bCs w:val="0"/>
                <w:i w:val="0"/>
                <w:color w:val="auto"/>
                <w:kern w:val="2"/>
                <w:sz w:val="24"/>
                <w:szCs w:val="24"/>
                <w:lang w:val="en-US" w:eastAsia="zh-CN" w:bidi="ar-SA"/>
              </w:rPr>
              <w:t>单一故障</w:t>
            </w:r>
          </w:p>
        </w:tc>
        <w:tc>
          <w:tcPr>
            <w:tcW w:w="2110" w:type="dxa"/>
          </w:tcPr>
          <w:p w14:paraId="56277F11">
            <w:pPr>
              <w:pStyle w:val="2"/>
              <w:rPr>
                <w:sz w:val="22"/>
                <w:szCs w:val="22"/>
              </w:rPr>
            </w:pPr>
            <w:r>
              <w:rPr>
                <w:rFonts w:hint="eastAsia" w:ascii="宋体" w:hAnsi="宋体" w:eastAsia="宋体" w:cs="宋体"/>
                <w:b w:val="0"/>
                <w:bCs w:val="0"/>
                <w:color w:val="auto"/>
                <w:kern w:val="2"/>
                <w:sz w:val="21"/>
                <w:szCs w:val="21"/>
                <w:lang w:val="en-US" w:eastAsia="zh-CN" w:bidi="ar-SA"/>
              </w:rPr>
              <w:t xml:space="preserve">  泵体</w:t>
            </w:r>
          </w:p>
        </w:tc>
        <w:tc>
          <w:tcPr>
            <w:tcW w:w="2111" w:type="dxa"/>
          </w:tcPr>
          <w:p w14:paraId="4D07DFEA">
            <w:pPr>
              <w:pStyle w:val="2"/>
              <w:rPr>
                <w:sz w:val="22"/>
                <w:szCs w:val="22"/>
              </w:rPr>
            </w:pPr>
            <w:r>
              <w:rPr>
                <w:rFonts w:hint="eastAsia" w:ascii="宋体" w:hAnsi="宋体" w:eastAsia="宋体" w:cs="宋体"/>
                <w:b w:val="0"/>
                <w:bCs w:val="0"/>
                <w:color w:val="auto"/>
                <w:kern w:val="2"/>
                <w:sz w:val="21"/>
                <w:szCs w:val="21"/>
                <w:lang w:val="en-US" w:eastAsia="zh-CN" w:bidi="ar-SA"/>
              </w:rPr>
              <w:t xml:space="preserve"> 泵体端面磨损</w:t>
            </w:r>
          </w:p>
        </w:tc>
        <w:tc>
          <w:tcPr>
            <w:tcW w:w="1807" w:type="dxa"/>
          </w:tcPr>
          <w:p w14:paraId="3D9F5A6C">
            <w:pPr>
              <w:pStyle w:val="2"/>
              <w:rPr>
                <w:sz w:val="22"/>
                <w:szCs w:val="22"/>
              </w:rPr>
            </w:pPr>
            <w:r>
              <w:rPr>
                <w:rFonts w:hint="eastAsia" w:ascii="宋体" w:hAnsi="宋体" w:eastAsia="宋体" w:cs="宋体"/>
                <w:b w:val="0"/>
                <w:bCs w:val="0"/>
                <w:color w:val="auto"/>
                <w:kern w:val="2"/>
                <w:sz w:val="21"/>
                <w:szCs w:val="21"/>
                <w:lang w:val="en-US" w:eastAsia="zh-CN" w:bidi="ar-SA"/>
              </w:rPr>
              <w:t xml:space="preserve"> F</w:t>
            </w:r>
          </w:p>
        </w:tc>
      </w:tr>
      <w:tr w14:paraId="12E2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2110" w:type="dxa"/>
          </w:tcPr>
          <w:p w14:paraId="72DD07CA">
            <w:pPr>
              <w:pStyle w:val="2"/>
              <w:rPr>
                <w:sz w:val="22"/>
                <w:szCs w:val="22"/>
              </w:rPr>
            </w:pPr>
            <w:r>
              <w:rPr>
                <w:rFonts w:hint="eastAsia" w:ascii="宋体" w:hAnsi="宋体" w:eastAsia="宋体" w:cs="宋体"/>
                <w:b w:val="0"/>
                <w:bCs w:val="0"/>
                <w:color w:val="auto"/>
                <w:kern w:val="2"/>
                <w:sz w:val="21"/>
                <w:szCs w:val="21"/>
                <w:lang w:val="en-US" w:eastAsia="zh-CN" w:bidi="ar-SA"/>
              </w:rPr>
              <w:t>复合故障</w:t>
            </w:r>
          </w:p>
        </w:tc>
        <w:tc>
          <w:tcPr>
            <w:tcW w:w="2110" w:type="dxa"/>
          </w:tcPr>
          <w:p w14:paraId="388DCD03">
            <w:pPr>
              <w:pStyle w:val="2"/>
              <w:rPr>
                <w:sz w:val="22"/>
                <w:szCs w:val="22"/>
              </w:rPr>
            </w:pPr>
            <w:r>
              <w:rPr>
                <w:rFonts w:hint="eastAsia" w:ascii="宋体" w:hAnsi="宋体" w:eastAsia="宋体" w:cs="宋体"/>
                <w:b w:val="0"/>
                <w:bCs w:val="0"/>
                <w:color w:val="auto"/>
                <w:kern w:val="2"/>
                <w:sz w:val="21"/>
                <w:szCs w:val="21"/>
                <w:lang w:val="en-US" w:eastAsia="zh-CN" w:bidi="ar-SA"/>
              </w:rPr>
              <w:t xml:space="preserve"> </w:t>
            </w:r>
          </w:p>
        </w:tc>
        <w:tc>
          <w:tcPr>
            <w:tcW w:w="2111" w:type="dxa"/>
          </w:tcPr>
          <w:p w14:paraId="326DBEFA">
            <w:pPr>
              <w:pStyle w:val="2"/>
              <w:rPr>
                <w:sz w:val="22"/>
                <w:szCs w:val="22"/>
              </w:rPr>
            </w:pPr>
            <w:r>
              <w:rPr>
                <w:rFonts w:hint="eastAsia" w:ascii="宋体" w:hAnsi="宋体" w:eastAsia="宋体" w:cs="宋体"/>
                <w:b w:val="0"/>
                <w:bCs w:val="0"/>
                <w:color w:val="auto"/>
                <w:kern w:val="2"/>
                <w:sz w:val="21"/>
                <w:szCs w:val="21"/>
                <w:lang w:val="en-US" w:eastAsia="zh-CN" w:bidi="ar-SA"/>
              </w:rPr>
              <w:t>齿轮表面磨损 + 齿根裂纹</w:t>
            </w:r>
          </w:p>
        </w:tc>
        <w:tc>
          <w:tcPr>
            <w:tcW w:w="1807" w:type="dxa"/>
          </w:tcPr>
          <w:p w14:paraId="00A73AFE">
            <w:pPr>
              <w:pStyle w:val="2"/>
              <w:rPr>
                <w:sz w:val="22"/>
                <w:szCs w:val="22"/>
              </w:rPr>
            </w:pPr>
            <w:r>
              <w:rPr>
                <w:rFonts w:hint="eastAsia" w:ascii="宋体" w:hAnsi="宋体" w:eastAsia="宋体" w:cs="宋体"/>
                <w:b w:val="0"/>
                <w:bCs w:val="0"/>
                <w:color w:val="auto"/>
                <w:kern w:val="2"/>
                <w:sz w:val="21"/>
                <w:szCs w:val="21"/>
                <w:lang w:val="en-US" w:eastAsia="zh-CN" w:bidi="ar-SA"/>
              </w:rPr>
              <w:t xml:space="preserve"> G</w:t>
            </w:r>
          </w:p>
        </w:tc>
      </w:tr>
      <w:tr w14:paraId="6B19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10" w:type="dxa"/>
          </w:tcPr>
          <w:p w14:paraId="71325827">
            <w:pPr>
              <w:pStyle w:val="2"/>
              <w:rPr>
                <w:sz w:val="22"/>
                <w:szCs w:val="22"/>
              </w:rPr>
            </w:pPr>
            <w:r>
              <w:rPr>
                <w:rFonts w:hint="eastAsia" w:ascii="宋体" w:hAnsi="宋体" w:eastAsia="宋体" w:cs="宋体"/>
                <w:b w:val="0"/>
                <w:bCs w:val="0"/>
                <w:color w:val="auto"/>
                <w:kern w:val="2"/>
                <w:sz w:val="21"/>
                <w:szCs w:val="21"/>
                <w:lang w:val="en-US" w:eastAsia="zh-CN" w:bidi="ar-SA"/>
              </w:rPr>
              <w:t>复合故障</w:t>
            </w:r>
          </w:p>
        </w:tc>
        <w:tc>
          <w:tcPr>
            <w:tcW w:w="2110" w:type="dxa"/>
          </w:tcPr>
          <w:p w14:paraId="78F602C0">
            <w:pPr>
              <w:pStyle w:val="2"/>
              <w:rPr>
                <w:sz w:val="22"/>
                <w:szCs w:val="22"/>
              </w:rPr>
            </w:pPr>
            <w:r>
              <w:rPr>
                <w:rFonts w:hint="eastAsia" w:ascii="宋体" w:hAnsi="宋体" w:eastAsia="宋体" w:cs="宋体"/>
                <w:b w:val="0"/>
                <w:bCs w:val="0"/>
                <w:color w:val="auto"/>
                <w:kern w:val="2"/>
                <w:sz w:val="21"/>
                <w:szCs w:val="21"/>
                <w:lang w:val="en-US" w:eastAsia="zh-CN" w:bidi="ar-SA"/>
              </w:rPr>
              <w:t xml:space="preserve"> </w:t>
            </w:r>
          </w:p>
        </w:tc>
        <w:tc>
          <w:tcPr>
            <w:tcW w:w="2111" w:type="dxa"/>
          </w:tcPr>
          <w:p w14:paraId="71C793F7">
            <w:pPr>
              <w:pStyle w:val="2"/>
              <w:rPr>
                <w:sz w:val="22"/>
                <w:szCs w:val="22"/>
              </w:rPr>
            </w:pPr>
            <w:r>
              <w:rPr>
                <w:rFonts w:hint="eastAsia"/>
                <w:sz w:val="22"/>
                <w:szCs w:val="22"/>
              </w:rPr>
              <w:tab/>
            </w:r>
            <w:r>
              <w:rPr>
                <w:rFonts w:hint="eastAsia" w:ascii="宋体" w:hAnsi="宋体" w:eastAsia="宋体" w:cs="宋体"/>
                <w:b w:val="0"/>
                <w:bCs w:val="0"/>
                <w:color w:val="auto"/>
                <w:kern w:val="2"/>
                <w:sz w:val="21"/>
                <w:szCs w:val="21"/>
                <w:lang w:val="en-US" w:eastAsia="zh-CN" w:bidi="ar-SA"/>
              </w:rPr>
              <w:t>齿轮断裂 + 密封圈破损 + 泵体端面磨损</w:t>
            </w:r>
          </w:p>
        </w:tc>
        <w:tc>
          <w:tcPr>
            <w:tcW w:w="1807" w:type="dxa"/>
          </w:tcPr>
          <w:p w14:paraId="775173F5">
            <w:pPr>
              <w:pStyle w:val="2"/>
              <w:rPr>
                <w:sz w:val="22"/>
                <w:szCs w:val="22"/>
              </w:rPr>
            </w:pPr>
            <w:r>
              <w:rPr>
                <w:rFonts w:hint="eastAsia" w:ascii="宋体" w:hAnsi="宋体" w:eastAsia="宋体" w:cs="宋体"/>
                <w:b w:val="0"/>
                <w:bCs w:val="0"/>
                <w:color w:val="auto"/>
                <w:kern w:val="2"/>
                <w:sz w:val="21"/>
                <w:szCs w:val="21"/>
                <w:lang w:val="en-US" w:eastAsia="zh-CN" w:bidi="ar-SA"/>
              </w:rPr>
              <w:t xml:space="preserve"> H</w:t>
            </w:r>
          </w:p>
        </w:tc>
      </w:tr>
    </w:tbl>
    <w:p w14:paraId="06710DE9">
      <w:pPr>
        <w:pStyle w:val="2"/>
        <w:ind w:left="1680" w:leftChars="0" w:firstLine="420" w:firstLineChars="0"/>
        <w:rPr>
          <w:rFonts w:hint="eastAsia"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表 I 齿轮泵实验的预设故障模式</w:t>
      </w:r>
    </w:p>
    <w:p w14:paraId="0E0AA61C">
      <w:pPr>
        <w:pStyle w:val="2"/>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三、实验研究</w:t>
      </w:r>
    </w:p>
    <w:p w14:paraId="00EC94FC">
      <w:pPr>
        <w:numPr>
          <w:ilvl w:val="0"/>
          <w:numId w:val="0"/>
        </w:numPr>
        <w:rPr>
          <w:rFonts w:hint="eastAsia" w:hAnsi="Cambria Math"/>
          <w:i w:val="0"/>
          <w:sz w:val="24"/>
          <w:szCs w:val="24"/>
        </w:rPr>
      </w:pPr>
      <w:r>
        <w:br w:type="textWrapping"/>
      </w:r>
      <w:r>
        <w:rPr>
          <w:rFonts w:hint="eastAsia"/>
          <w:lang w:val="en-US" w:eastAsia="zh-CN"/>
        </w:rPr>
        <w:tab/>
      </w:r>
      <w:r>
        <w:rPr>
          <w:rFonts w:hint="eastAsia" w:hAnsi="Cambria Math"/>
          <w:i w:val="0"/>
          <w:sz w:val="24"/>
          <w:szCs w:val="24"/>
        </w:rPr>
        <w:t>本节展示了用于验证所提出模型有效性的实验。我们首先对数据集、对比方法和实验设置进行详细说明。随后，呈现了具体的实验结果与量化分析。此外，通过消融实验及与已有研究的比较，我们进一步验证了所提模型的有效性。</w:t>
      </w:r>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rPr>
        <w:t>A. 试验平台描述</w:t>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燃油齿轮泵实验平台如图3所示。该平台包含一个外啮合齿轮泵故障测试装置，以及多种传感器，包括振动传感器和压力传感器。</w:t>
      </w:r>
      <w:r>
        <w:rPr>
          <w:rFonts w:hint="eastAsia" w:hAnsi="Cambria Math"/>
          <w:i w:val="0"/>
          <w:sz w:val="24"/>
          <w:szCs w:val="24"/>
        </w:rPr>
        <w:br w:type="textWrapping"/>
      </w:r>
      <w:r>
        <w:rPr>
          <w:rFonts w:hint="eastAsia" w:hAnsi="Cambria Math"/>
          <w:i w:val="0"/>
          <w:sz w:val="24"/>
          <w:szCs w:val="24"/>
        </w:rPr>
        <w:t>这些设备连接至模拟信号采集模块，并通过数据采集卡进行接口连接。在每种运行工况下，数据采集通道配置为 ADC 模式，输入电压范围为 ±5V，采样频率为 20.48 kHz，最大记录时长为 60 秒。每种故障工况重复三次，每次采集时长不少于 30 秒。考虑到环境噪声及运行状态变化可能影响数据采集过程，我们在实验前对压力脉动信号进行了预处理，以确保数据的可靠性。预处理包括以下两个步骤：针对转速波动进行校正：采用基于傅里叶变换的重采样方法对信号进行校准与稳定，修正时间轴；漂移补偿：为修正压力信号中的漂移，我们引入了基于均值的校正方法。具体而言，将首批观测样本的均值作为基准，后续采集数据减去该基准值后进行处理。通过上述修正，成功消除了由漂移带来的偏移影响，从而获得了更为一致且精度更高的测量结果。</w:t>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如图 4 所示，数据集涵盖了八种不同的运行状态，包括一种正常状态、五种单故障情形和两种复合故障情形。</w:t>
      </w:r>
      <w:r>
        <w:rPr>
          <w:rFonts w:hint="eastAsia" w:hAnsi="Cambria Math"/>
          <w:i w:val="0"/>
          <w:sz w:val="24"/>
          <w:szCs w:val="24"/>
        </w:rPr>
        <w:br w:type="textWrapping"/>
      </w:r>
      <w:r>
        <w:rPr>
          <w:rFonts w:hint="eastAsia" w:hAnsi="Cambria Math"/>
          <w:i w:val="0"/>
          <w:sz w:val="24"/>
          <w:szCs w:val="24"/>
        </w:rPr>
        <w:t>实验在三种不同的运行工况下进行（参见表 I），分别通过调整泵的转速至：</w:t>
      </w:r>
      <w:r>
        <w:rPr>
          <w:rFonts w:hint="eastAsia" w:hAnsi="Cambria Math"/>
          <w:i w:val="0"/>
          <w:sz w:val="24"/>
          <w:szCs w:val="24"/>
        </w:rPr>
        <w:br w:type="textWrapping"/>
      </w:r>
      <m:oMath>
        <m:r>
          <m:rPr>
            <m:sty m:val="p"/>
          </m:rPr>
          <w:rPr>
            <w:rFonts w:hint="default" w:ascii="Cambria Math" w:hAnsi="Cambria Math"/>
            <w:sz w:val="24"/>
            <w:szCs w:val="24"/>
          </w:rPr>
          <m:t>600 r/min</m:t>
        </m:r>
      </m:oMath>
      <w:r>
        <w:rPr>
          <w:rFonts w:hint="eastAsia" w:hAnsi="Cambria Math"/>
          <w:i w:val="0"/>
          <w:sz w:val="24"/>
          <w:szCs w:val="24"/>
        </w:rPr>
        <w:t>，</w:t>
      </w:r>
      <m:oMath>
        <m:r>
          <m:rPr>
            <m:sty m:val="p"/>
          </m:rPr>
          <w:rPr>
            <w:rFonts w:hint="default" w:ascii="Cambria Math" w:hAnsi="Cambria Math"/>
            <w:sz w:val="24"/>
            <w:szCs w:val="24"/>
          </w:rPr>
          <m:t>1050 r/min</m:t>
        </m:r>
      </m:oMath>
      <w:r>
        <w:rPr>
          <w:rFonts w:hint="eastAsia" w:hAnsi="Cambria Math"/>
          <w:i w:val="0"/>
          <w:sz w:val="24"/>
          <w:szCs w:val="24"/>
        </w:rPr>
        <w:t>，</w:t>
      </w:r>
      <m:oMath>
        <m:r>
          <m:rPr>
            <m:sty m:val="p"/>
          </m:rPr>
          <w:rPr>
            <w:rFonts w:hint="default" w:ascii="Cambria Math" w:hAnsi="Cambria Math"/>
            <w:sz w:val="24"/>
            <w:szCs w:val="24"/>
          </w:rPr>
          <m:t>1500 r/min</m:t>
        </m:r>
      </m:oMath>
      <w:r>
        <w:rPr>
          <w:rFonts w:hint="eastAsia" w:hAnsi="Cambria Math"/>
          <w:i w:val="0"/>
          <w:sz w:val="24"/>
          <w:szCs w:val="24"/>
        </w:rPr>
        <w:t>（详见表 II）。</w:t>
      </w:r>
    </w:p>
    <w:p w14:paraId="206585D1">
      <w:pPr>
        <w:numPr>
          <w:ilvl w:val="0"/>
          <w:numId w:val="0"/>
        </w:numPr>
      </w:pPr>
    </w:p>
    <w:p w14:paraId="578634FC">
      <w:pPr>
        <w:numPr>
          <w:ilvl w:val="0"/>
          <w:numId w:val="0"/>
        </w:numPr>
      </w:pPr>
      <w:r>
        <w:drawing>
          <wp:inline distT="0" distB="0" distL="114300" distR="114300">
            <wp:extent cx="5271135" cy="4679950"/>
            <wp:effectExtent l="0" t="0" r="5715" b="635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1"/>
                    <a:stretch>
                      <a:fillRect/>
                    </a:stretch>
                  </pic:blipFill>
                  <pic:spPr>
                    <a:xfrm>
                      <a:off x="0" y="0"/>
                      <a:ext cx="5271135" cy="4679950"/>
                    </a:xfrm>
                    <a:prstGeom prst="rect">
                      <a:avLst/>
                    </a:prstGeom>
                    <a:noFill/>
                    <a:ln>
                      <a:noFill/>
                    </a:ln>
                  </pic:spPr>
                </pic:pic>
              </a:graphicData>
            </a:graphic>
          </wp:inline>
        </w:drawing>
      </w:r>
    </w:p>
    <w:p w14:paraId="48FB78EF">
      <w:pPr>
        <w:numPr>
          <w:ilvl w:val="0"/>
          <w:numId w:val="0"/>
        </w:numPr>
        <w:jc w:val="center"/>
        <w:rPr>
          <w:rFonts w:hint="eastAsia"/>
          <w:lang w:val="en-US" w:eastAsia="zh-CN"/>
        </w:rPr>
      </w:pPr>
      <w:r>
        <w:rPr>
          <w:rFonts w:hint="eastAsia"/>
          <w:lang w:val="en-US" w:eastAsia="zh-CN"/>
        </w:rPr>
        <w:t>图4故障部件的示意图</w:t>
      </w:r>
    </w:p>
    <w:p w14:paraId="68AB52A3">
      <w:pPr>
        <w:numPr>
          <w:ilvl w:val="0"/>
          <w:numId w:val="0"/>
        </w:numPr>
        <w:jc w:val="center"/>
        <w:rPr>
          <w:rFonts w:hint="eastAsia"/>
          <w:lang w:val="en-US" w:eastAsia="zh-CN"/>
        </w:rPr>
      </w:pPr>
    </w:p>
    <w:p w14:paraId="008F3833">
      <w:pPr>
        <w:numPr>
          <w:ilvl w:val="0"/>
          <w:numId w:val="0"/>
        </w:numPr>
        <w:rPr>
          <w:rFonts w:hint="eastAsia" w:hAnsi="Cambria Math"/>
          <w:i w:val="0"/>
          <w:sz w:val="24"/>
          <w:szCs w:val="24"/>
        </w:rPr>
      </w:pPr>
      <w:r>
        <w:rPr>
          <w:rFonts w:hint="eastAsia" w:hAnsi="Cambria Math"/>
          <w:i w:val="0"/>
          <w:sz w:val="24"/>
          <w:szCs w:val="24"/>
        </w:rPr>
        <w:t>B. 对比与消融实验</w:t>
      </w:r>
    </w:p>
    <w:p w14:paraId="1088F863">
      <w:pPr>
        <w:numPr>
          <w:ilvl w:val="0"/>
          <w:numId w:val="0"/>
        </w:numPr>
        <w:ind w:firstLine="420" w:firstLineChars="0"/>
        <w:rPr>
          <w:rFonts w:hint="eastAsia" w:hAnsi="Cambria Math"/>
          <w:i w:val="0"/>
          <w:sz w:val="24"/>
          <w:szCs w:val="24"/>
        </w:rPr>
      </w:pPr>
    </w:p>
    <w:p w14:paraId="5A96C554">
      <w:pPr>
        <w:numPr>
          <w:ilvl w:val="0"/>
          <w:numId w:val="0"/>
        </w:numPr>
        <w:rPr>
          <w:rFonts w:hint="eastAsia" w:hAnsi="Cambria Math"/>
          <w:i w:val="0"/>
          <w:sz w:val="24"/>
          <w:szCs w:val="24"/>
        </w:rPr>
      </w:pPr>
      <w:r>
        <w:rPr>
          <w:rFonts w:hint="eastAsia" w:hAnsi="Cambria Math"/>
          <w:i w:val="0"/>
          <w:sz w:val="24"/>
          <w:szCs w:val="24"/>
        </w:rPr>
        <w:t>本研究中使用的压力信号为一维时间序列信号，而振动信号为三维信号。</w:t>
      </w:r>
    </w:p>
    <w:p w14:paraId="34948C09">
      <w:pPr>
        <w:numPr>
          <w:ilvl w:val="0"/>
          <w:numId w:val="0"/>
        </w:numPr>
        <w:rPr>
          <w:rFonts w:hint="eastAsia" w:hAnsi="Cambria Math"/>
          <w:i w:val="0"/>
          <w:sz w:val="24"/>
          <w:szCs w:val="24"/>
        </w:rPr>
      </w:pPr>
      <w:r>
        <w:rPr>
          <w:rFonts w:hint="eastAsia" w:hAnsi="Cambria Math"/>
          <w:i w:val="0"/>
          <w:sz w:val="24"/>
          <w:szCs w:val="24"/>
        </w:rPr>
        <w:t>数据集按 6:2:2 的比例划分为训练集、验证集和测试集。每个样本的固定长度为 5120，其中训练集中包含 576 个样本，验证集和测试集各包含 192 个样本。</w:t>
      </w:r>
    </w:p>
    <w:p w14:paraId="5833F265">
      <w:pPr>
        <w:numPr>
          <w:ilvl w:val="0"/>
          <w:numId w:val="0"/>
        </w:numPr>
        <w:rPr>
          <w:rFonts w:hint="eastAsia"/>
        </w:rPr>
      </w:pPr>
      <w:r>
        <w:rPr>
          <w:rFonts w:hint="eastAsia" w:hAnsi="Cambria Math"/>
          <w:i w:val="0"/>
          <w:sz w:val="24"/>
          <w:szCs w:val="24"/>
        </w:rPr>
        <w:t xml:space="preserve">学习率设为 </w:t>
      </w:r>
      <m:oMath>
        <m:r>
          <m:rPr>
            <m:sty m:val="p"/>
          </m:rPr>
          <w:rPr>
            <w:rFonts w:hint="default" w:ascii="Cambria Math" w:hAnsi="Cambria Math"/>
            <w:sz w:val="24"/>
            <w:szCs w:val="24"/>
          </w:rPr>
          <m:t>0.001</m:t>
        </m:r>
      </m:oMath>
      <w:r>
        <w:rPr>
          <w:rFonts w:hint="eastAsia" w:hAnsi="Cambria Math"/>
          <w:i w:val="0"/>
          <w:sz w:val="24"/>
          <w:szCs w:val="24"/>
        </w:rPr>
        <w:t>，并引入早停机制以防止过拟合 —— 若验证精度在若干轮训练后未能提升，则终止训练过程。训练中使用 Adam 优化器。为评估时间、空间以及物理教师网络对学生网络诊断性能的独立贡献，我们开展了一系列对比实验。通过分析在不同配置下的准确率表现，评估各教师模块在故障诊断中的有效性。实验配置总结如下：</w:t>
      </w:r>
    </w:p>
    <w:p w14:paraId="4E7F7005">
      <w:pPr>
        <w:numPr>
          <w:ilvl w:val="0"/>
          <w:numId w:val="0"/>
        </w:numPr>
        <w:rPr>
          <w:rFonts w:hint="eastAsia" w:hAnsi="Cambria Math"/>
          <w:i w:val="0"/>
          <w:sz w:val="24"/>
          <w:szCs w:val="24"/>
        </w:rPr>
      </w:pPr>
      <w:r>
        <w:rPr>
          <w:rFonts w:hint="eastAsia" w:hAnsi="Cambria Math"/>
          <w:i w:val="0"/>
          <w:sz w:val="24"/>
          <w:szCs w:val="24"/>
        </w:rPr>
        <w:t>DAFT：该模型将动态仿射特征变换集成到 ResNet 中，使卷积特征图可以进行动态缩放与平移，从而提升诊断精度。</w:t>
      </w:r>
    </w:p>
    <w:p w14:paraId="1CD4A639">
      <w:pPr>
        <w:numPr>
          <w:ilvl w:val="0"/>
          <w:numId w:val="0"/>
        </w:numPr>
        <w:rPr>
          <w:rFonts w:hint="eastAsia" w:hAnsi="Cambria Math"/>
          <w:i w:val="0"/>
          <w:sz w:val="24"/>
          <w:szCs w:val="24"/>
        </w:rPr>
      </w:pPr>
      <w:r>
        <w:rPr>
          <w:rFonts w:hint="eastAsia" w:hAnsi="Cambria Math"/>
          <w:i w:val="0"/>
          <w:sz w:val="24"/>
          <w:szCs w:val="24"/>
        </w:rPr>
        <w:t>MMTM：多模态传输模块（Multimodal Transfer Module, MMTM）是一个设计用于卷积神经网络（CNN）融合的简单神经网络模块。其目的是利用多模态知识对各 CNN 支路中的通道特征进行重标定，以提高识别准确率。</w:t>
      </w:r>
    </w:p>
    <w:p w14:paraId="0254AB13">
      <w:pPr>
        <w:numPr>
          <w:ilvl w:val="0"/>
          <w:numId w:val="0"/>
        </w:numPr>
        <w:rPr>
          <w:rFonts w:hint="eastAsia" w:hAnsi="Cambria Math"/>
          <w:i w:val="0"/>
          <w:sz w:val="24"/>
          <w:szCs w:val="24"/>
        </w:rPr>
      </w:pPr>
      <w:r>
        <w:rPr>
          <w:rFonts w:hint="eastAsia" w:hAnsi="Cambria Math"/>
          <w:i w:val="0"/>
          <w:sz w:val="24"/>
          <w:szCs w:val="24"/>
        </w:rPr>
        <w:t>MedFuse：采用基于 LSTM 的融合方法来整合从两种不同模态中提取的特征。该方法通过学习全局表示来解决模态缺失问题。</w:t>
      </w:r>
    </w:p>
    <w:p w14:paraId="21B7F8BE">
      <w:pPr>
        <w:numPr>
          <w:ilvl w:val="0"/>
          <w:numId w:val="0"/>
        </w:numPr>
        <w:ind w:firstLine="420" w:firstLineChars="0"/>
        <w:rPr>
          <w:rFonts w:hint="eastAsia" w:hAnsi="Cambria Math"/>
          <w:i w:val="0"/>
          <w:sz w:val="24"/>
          <w:szCs w:val="24"/>
        </w:rPr>
      </w:pPr>
      <m:oMath>
        <m:r>
          <m:rPr>
            <m:sty m:val="p"/>
          </m:rPr>
          <w:rPr>
            <w:rFonts w:hint="default" w:ascii="Cambria Math" w:hAnsi="Cambria Math"/>
            <w:sz w:val="24"/>
            <w:szCs w:val="24"/>
          </w:rPr>
          <m:t>S</m:t>
        </m:r>
      </m:oMath>
      <w:r>
        <w:rPr>
          <w:rFonts w:hint="eastAsia" w:hAnsi="Cambria Math"/>
          <w:i w:val="0"/>
          <w:sz w:val="24"/>
          <w:szCs w:val="24"/>
        </w:rPr>
        <w:t xml:space="preserve">：仅使用学生网络 </w:t>
      </w:r>
      <m:oMath>
        <m:r>
          <m:rPr>
            <m:sty m:val="p"/>
          </m:rPr>
          <w:rPr>
            <w:rFonts w:hint="default" w:ascii="Cambria Math" w:hAnsi="Cambria Math"/>
            <w:sz w:val="24"/>
            <w:szCs w:val="24"/>
          </w:rPr>
          <m:t>S</m:t>
        </m:r>
      </m:oMath>
      <w:r>
        <w:rPr>
          <w:rFonts w:hint="eastAsia" w:hAnsi="Cambria Math"/>
          <w:i w:val="0"/>
          <w:sz w:val="24"/>
          <w:szCs w:val="24"/>
        </w:rPr>
        <w:t>，不依赖任何教师网络的指导。故障诊断完全基于压力信号输入。</w:t>
      </w:r>
    </w:p>
    <w:p w14:paraId="42F901D6">
      <w:pPr>
        <w:numPr>
          <w:ilvl w:val="0"/>
          <w:numId w:val="0"/>
        </w:numPr>
        <w:ind w:firstLine="420" w:firstLineChars="0"/>
        <w:rPr>
          <w:rFonts w:hint="eastAsia" w:hAnsi="Cambria Math"/>
          <w:i w:val="0"/>
          <w:sz w:val="24"/>
          <w:szCs w:val="24"/>
        </w:rPr>
      </w:pPr>
      <w:r>
        <w:rPr>
          <w:rFonts w:hint="eastAsia" w:hAnsi="Cambria Math"/>
          <w:i w:val="0"/>
          <w:sz w:val="24"/>
          <w:szCs w:val="24"/>
        </w:rPr>
        <w:t xml:space="preserve">NO phy：移除物理教师网络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eastAsia" w:hAnsi="Cambria Math"/>
          <w:i w:val="0"/>
          <w:sz w:val="24"/>
          <w:szCs w:val="24"/>
        </w:rPr>
        <w:t>，保留时间教师网络</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hAnsi="Cambria Math"/>
          <w:i w:val="0"/>
          <w:sz w:val="24"/>
          <w:szCs w:val="24"/>
        </w:rPr>
        <w:t xml:space="preserve">、空间教师网络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hAnsi="Cambria Math"/>
          <w:i w:val="0"/>
          <w:sz w:val="24"/>
          <w:szCs w:val="24"/>
        </w:rPr>
        <w:t xml:space="preserve"> 以及学生网络 </w:t>
      </w:r>
      <m:oMath>
        <m:r>
          <m:rPr/>
          <w:rPr>
            <w:rFonts w:hint="default" w:ascii="Cambria Math" w:hAnsi="Cambria Math"/>
            <w:sz w:val="24"/>
          </w:rPr>
          <m:t>S</m:t>
        </m:r>
      </m:oMath>
      <w:r>
        <w:rPr>
          <w:rFonts w:hint="eastAsia" w:hAnsi="Cambria Math"/>
          <w:i w:val="0"/>
          <w:sz w:val="24"/>
          <w:szCs w:val="24"/>
        </w:rPr>
        <w:t>进行诊断。</w:t>
      </w:r>
    </w:p>
    <w:p w14:paraId="01EF2688">
      <w:pPr>
        <w:numPr>
          <w:ilvl w:val="0"/>
          <w:numId w:val="0"/>
        </w:numPr>
        <w:ind w:firstLine="420" w:firstLineChars="0"/>
        <w:rPr>
          <w:rFonts w:hint="eastAsia" w:hAnsi="Cambria Math"/>
          <w:i w:val="0"/>
          <w:sz w:val="24"/>
          <w:szCs w:val="24"/>
        </w:rPr>
      </w:pPr>
      <w:r>
        <w:rPr>
          <w:rFonts w:hint="eastAsia" w:hAnsi="Cambria Math"/>
          <w:i w:val="0"/>
          <w:sz w:val="24"/>
          <w:szCs w:val="24"/>
        </w:rPr>
        <w:t xml:space="preserve">NO tem：移除时间教师网络 </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t</m:t>
            </m:r>
            <m:ctrlPr>
              <w:rPr>
                <w:rFonts w:hint="eastAsia" w:ascii="Cambria Math" w:hAnsi="Cambria Math"/>
                <w:i w:val="0"/>
                <w:sz w:val="24"/>
                <w:szCs w:val="24"/>
              </w:rPr>
            </m:ctrlPr>
          </m:sub>
        </m:sSub>
      </m:oMath>
      <w:r>
        <w:rPr>
          <w:rFonts w:hint="eastAsia" w:hAnsi="Cambria Math"/>
          <w:i w:val="0"/>
          <w:sz w:val="24"/>
          <w:szCs w:val="24"/>
        </w:rPr>
        <w:t xml:space="preserve">，保留物理教师网络 </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p</m:t>
            </m:r>
            <m:ctrlPr>
              <w:rPr>
                <w:rFonts w:hint="eastAsia" w:ascii="Cambria Math" w:hAnsi="Cambria Math"/>
                <w:i w:val="0"/>
                <w:sz w:val="24"/>
                <w:szCs w:val="24"/>
              </w:rPr>
            </m:ctrlPr>
          </m:sub>
        </m:sSub>
      </m:oMath>
      <w:r>
        <w:rPr>
          <w:rFonts w:hint="eastAsia" w:hAnsi="Cambria Math"/>
          <w:i w:val="0"/>
          <w:sz w:val="24"/>
          <w:szCs w:val="24"/>
        </w:rPr>
        <w:t xml:space="preserve">、空间教师网络 </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s</m:t>
            </m:r>
            <m:ctrlPr>
              <w:rPr>
                <w:rFonts w:hint="eastAsia" w:ascii="Cambria Math" w:hAnsi="Cambria Math"/>
                <w:i w:val="0"/>
                <w:sz w:val="24"/>
                <w:szCs w:val="24"/>
              </w:rPr>
            </m:ctrlPr>
          </m:sub>
        </m:sSub>
      </m:oMath>
      <w:r>
        <w:rPr>
          <w:rFonts w:hint="eastAsia" w:hAnsi="Cambria Math"/>
          <w:i w:val="0"/>
          <w:sz w:val="24"/>
          <w:szCs w:val="24"/>
        </w:rPr>
        <w:t xml:space="preserve"> 和学生网络 </w:t>
      </w:r>
      <m:oMath>
        <m:r>
          <m:rPr>
            <m:sty m:val="p"/>
          </m:rPr>
          <w:rPr>
            <w:rFonts w:hint="default" w:ascii="Cambria Math" w:hAnsi="Cambria Math"/>
            <w:sz w:val="24"/>
            <w:szCs w:val="24"/>
          </w:rPr>
          <m:t>S</m:t>
        </m:r>
      </m:oMath>
      <w:r>
        <w:rPr>
          <w:rFonts w:hint="eastAsia" w:hAnsi="Cambria Math"/>
          <w:i w:val="0"/>
          <w:sz w:val="24"/>
          <w:szCs w:val="24"/>
        </w:rPr>
        <w:t>。</w:t>
      </w:r>
    </w:p>
    <w:p w14:paraId="38C7C731">
      <w:pPr>
        <w:numPr>
          <w:ilvl w:val="0"/>
          <w:numId w:val="0"/>
        </w:numPr>
        <w:ind w:firstLine="420" w:firstLineChars="0"/>
        <w:rPr>
          <w:rFonts w:hint="eastAsia" w:hAnsi="Cambria Math"/>
          <w:i w:val="0"/>
          <w:sz w:val="24"/>
          <w:szCs w:val="24"/>
        </w:rPr>
      </w:pPr>
      <w:r>
        <w:rPr>
          <w:rFonts w:hint="eastAsia" w:hAnsi="Cambria Math"/>
          <w:i w:val="0"/>
          <w:sz w:val="24"/>
          <w:szCs w:val="24"/>
        </w:rPr>
        <w:t>NO spa：移除空间教师网络</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s</m:t>
            </m:r>
            <m:ctrlPr>
              <w:rPr>
                <w:rFonts w:hint="eastAsia" w:ascii="Cambria Math" w:hAnsi="Cambria Math"/>
                <w:i w:val="0"/>
                <w:sz w:val="24"/>
                <w:szCs w:val="24"/>
              </w:rPr>
            </m:ctrlPr>
          </m:sub>
        </m:sSub>
      </m:oMath>
      <w:r>
        <w:rPr>
          <w:rFonts w:hint="eastAsia" w:hAnsi="Cambria Math"/>
          <w:i w:val="0"/>
          <w:sz w:val="24"/>
          <w:szCs w:val="24"/>
        </w:rPr>
        <w:t xml:space="preserve">，保留物理教师网络 </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p</m:t>
            </m:r>
            <m:ctrlPr>
              <w:rPr>
                <w:rFonts w:hint="eastAsia" w:ascii="Cambria Math" w:hAnsi="Cambria Math"/>
                <w:i w:val="0"/>
                <w:sz w:val="24"/>
                <w:szCs w:val="24"/>
              </w:rPr>
            </m:ctrlPr>
          </m:sub>
        </m:sSub>
      </m:oMath>
      <w:r>
        <w:rPr>
          <w:rFonts w:hint="eastAsia" w:hAnsi="Cambria Math"/>
          <w:i w:val="0"/>
          <w:sz w:val="24"/>
          <w:szCs w:val="24"/>
        </w:rPr>
        <w:t xml:space="preserve">、时间教师网络 </w:t>
      </w:r>
      <m:oMath>
        <m:sSub>
          <m:sSubPr>
            <m:ctrlPr>
              <w:rPr>
                <w:rFonts w:hint="default" w:ascii="Cambria Math" w:hAnsi="Cambria Math"/>
                <w:i w:val="0"/>
                <w:sz w:val="24"/>
                <w:szCs w:val="24"/>
              </w:rPr>
            </m:ctrlPr>
          </m:sSubPr>
          <m:e>
            <m:r>
              <m:rPr>
                <m:sty m:val="p"/>
              </m:rPr>
              <w:rPr>
                <w:rFonts w:hint="default" w:ascii="Cambria Math" w:hAnsi="Cambria Math"/>
                <w:sz w:val="24"/>
                <w:szCs w:val="24"/>
              </w:rPr>
              <m:t>N</m:t>
            </m:r>
            <m:ctrlPr>
              <w:rPr>
                <w:rFonts w:hint="eastAsia" w:ascii="Cambria Math" w:hAnsi="Cambria Math"/>
                <w:i w:val="0"/>
                <w:sz w:val="24"/>
                <w:szCs w:val="24"/>
              </w:rPr>
            </m:ctrlPr>
          </m:e>
          <m:sub>
            <m:r>
              <m:rPr>
                <m:sty m:val="p"/>
              </m:rPr>
              <w:rPr>
                <w:rFonts w:hint="default" w:ascii="Cambria Math" w:hAnsi="Cambria Math"/>
                <w:sz w:val="24"/>
                <w:szCs w:val="24"/>
              </w:rPr>
              <m:t>t</m:t>
            </m:r>
            <m:ctrlPr>
              <w:rPr>
                <w:rFonts w:hint="eastAsia" w:ascii="Cambria Math" w:hAnsi="Cambria Math"/>
                <w:i w:val="0"/>
                <w:sz w:val="24"/>
                <w:szCs w:val="24"/>
              </w:rPr>
            </m:ctrlPr>
          </m:sub>
        </m:sSub>
      </m:oMath>
      <w:r>
        <w:rPr>
          <w:rFonts w:hint="eastAsia" w:hAnsi="Cambria Math"/>
          <w:i w:val="0"/>
          <w:sz w:val="24"/>
          <w:szCs w:val="24"/>
        </w:rPr>
        <w:t xml:space="preserve"> 和学生网络 </w:t>
      </w:r>
      <m:oMath>
        <m:r>
          <m:rPr>
            <m:sty m:val="p"/>
          </m:rPr>
          <w:rPr>
            <w:rFonts w:hint="default" w:ascii="Cambria Math" w:hAnsi="Cambria Math"/>
            <w:sz w:val="24"/>
            <w:szCs w:val="24"/>
          </w:rPr>
          <m:t>S</m:t>
        </m:r>
      </m:oMath>
      <w:r>
        <w:rPr>
          <w:rFonts w:hint="eastAsia" w:hAnsi="Cambria Math"/>
          <w:i w:val="0"/>
          <w:sz w:val="24"/>
          <w:szCs w:val="24"/>
        </w:rPr>
        <w:t>。</w:t>
      </w:r>
    </w:p>
    <w:p w14:paraId="284ADF26">
      <w:pPr>
        <w:numPr>
          <w:ilvl w:val="0"/>
          <w:numId w:val="0"/>
        </w:numPr>
        <w:ind w:firstLine="420" w:firstLineChars="0"/>
        <w:rPr>
          <w:rFonts w:hint="eastAsia" w:hAnsi="Cambria Math"/>
          <w:i w:val="0"/>
          <w:sz w:val="24"/>
          <w:szCs w:val="24"/>
        </w:rPr>
      </w:pPr>
      <w:r>
        <w:rPr>
          <w:rFonts w:hint="eastAsia" w:hAnsi="Cambria Math"/>
          <w:i w:val="0"/>
          <w:sz w:val="24"/>
          <w:szCs w:val="24"/>
        </w:rPr>
        <w:t>ALL：表示所提出的完整模型，整合了三个教师网络。</w:t>
      </w:r>
    </w:p>
    <w:p w14:paraId="35D89F4F">
      <w:pPr>
        <w:numPr>
          <w:ilvl w:val="0"/>
          <w:numId w:val="0"/>
        </w:numPr>
      </w:pPr>
      <w:r>
        <w:drawing>
          <wp:inline distT="0" distB="0" distL="114300" distR="114300">
            <wp:extent cx="5273040" cy="3455035"/>
            <wp:effectExtent l="0" t="0" r="3810" b="12065"/>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2"/>
                    <a:stretch>
                      <a:fillRect/>
                    </a:stretch>
                  </pic:blipFill>
                  <pic:spPr>
                    <a:xfrm>
                      <a:off x="0" y="0"/>
                      <a:ext cx="5273040" cy="3455035"/>
                    </a:xfrm>
                    <a:prstGeom prst="rect">
                      <a:avLst/>
                    </a:prstGeom>
                    <a:noFill/>
                    <a:ln>
                      <a:noFill/>
                    </a:ln>
                  </pic:spPr>
                </pic:pic>
              </a:graphicData>
            </a:graphic>
          </wp:inline>
        </w:drawing>
      </w:r>
    </w:p>
    <w:p w14:paraId="25836676">
      <w:pPr>
        <w:numPr>
          <w:ilvl w:val="0"/>
          <w:numId w:val="0"/>
        </w:numPr>
        <w:jc w:val="center"/>
        <w:rPr>
          <w:rFonts w:hint="eastAsia"/>
          <w:lang w:val="en-US" w:eastAsia="zh-CN"/>
        </w:rPr>
      </w:pPr>
      <w:r>
        <w:rPr>
          <w:rFonts w:hint="eastAsia"/>
          <w:lang w:val="en-US" w:eastAsia="zh-CN"/>
        </w:rPr>
        <w:t>图5特征可视化结果</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4251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2E197D">
            <w:pPr>
              <w:spacing w:after="0" w:line="240" w:lineRule="auto"/>
            </w:pPr>
            <w:r>
              <w:t>Number</w:t>
            </w:r>
          </w:p>
        </w:tc>
        <w:tc>
          <w:tcPr>
            <w:tcW w:w="4320" w:type="dxa"/>
          </w:tcPr>
          <w:p w14:paraId="0E086794">
            <w:pPr>
              <w:spacing w:after="0" w:line="240" w:lineRule="auto"/>
            </w:pPr>
            <w:r>
              <w:t>Working condition</w:t>
            </w:r>
          </w:p>
        </w:tc>
      </w:tr>
      <w:tr w14:paraId="327D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EA0DCC">
            <w:pPr>
              <w:spacing w:after="0" w:line="240" w:lineRule="auto"/>
            </w:pPr>
            <w:r>
              <w:t>S1</w:t>
            </w:r>
          </w:p>
        </w:tc>
        <w:tc>
          <w:tcPr>
            <w:tcW w:w="4320" w:type="dxa"/>
          </w:tcPr>
          <w:p w14:paraId="5F51CAE1">
            <w:pPr>
              <w:spacing w:after="0" w:line="240" w:lineRule="auto"/>
            </w:pPr>
            <w:r>
              <w:t>600 r/min (10 Hz)</w:t>
            </w:r>
          </w:p>
        </w:tc>
      </w:tr>
      <w:tr w14:paraId="519B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730FAB">
            <w:pPr>
              <w:spacing w:after="0" w:line="240" w:lineRule="auto"/>
            </w:pPr>
            <w:r>
              <w:t>S2</w:t>
            </w:r>
          </w:p>
        </w:tc>
        <w:tc>
          <w:tcPr>
            <w:tcW w:w="4320" w:type="dxa"/>
          </w:tcPr>
          <w:p w14:paraId="269E8A51">
            <w:pPr>
              <w:spacing w:after="0" w:line="240" w:lineRule="auto"/>
            </w:pPr>
            <w:r>
              <w:t>1050 r/min (17.5 Hz)</w:t>
            </w:r>
          </w:p>
        </w:tc>
      </w:tr>
      <w:tr w14:paraId="3D69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9C4A40">
            <w:pPr>
              <w:spacing w:after="0" w:line="240" w:lineRule="auto"/>
            </w:pPr>
            <w:r>
              <w:t>S3</w:t>
            </w:r>
          </w:p>
        </w:tc>
        <w:tc>
          <w:tcPr>
            <w:tcW w:w="4320" w:type="dxa"/>
          </w:tcPr>
          <w:p w14:paraId="6DB0B637">
            <w:pPr>
              <w:spacing w:after="0" w:line="240" w:lineRule="auto"/>
            </w:pPr>
            <w:r>
              <w:t>1500 r/min (25 Hz)</w:t>
            </w:r>
          </w:p>
        </w:tc>
      </w:tr>
    </w:tbl>
    <w:p w14:paraId="44F790BD">
      <w:pPr>
        <w:numPr>
          <w:ilvl w:val="0"/>
          <w:numId w:val="0"/>
        </w:numPr>
        <w:jc w:val="center"/>
        <w:rPr>
          <w:rFonts w:hint="default"/>
          <w:lang w:val="en-US" w:eastAsia="zh-CN"/>
        </w:rPr>
      </w:pPr>
      <w:r>
        <w:rPr>
          <w:rFonts w:hint="eastAsia"/>
          <w:lang w:val="en-US" w:eastAsia="zh-CN"/>
        </w:rPr>
        <w:t>表2齿轮泵实验的工作工况</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2129"/>
        <w:gridCol w:w="2129"/>
        <w:gridCol w:w="2129"/>
      </w:tblGrid>
      <w:tr w14:paraId="5288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5" w:type="dxa"/>
          </w:tcPr>
          <w:p w14:paraId="6E538C7E">
            <w:pPr>
              <w:spacing w:after="0" w:line="240" w:lineRule="auto"/>
            </w:pPr>
            <w:r>
              <w:t>Method</w:t>
            </w:r>
          </w:p>
        </w:tc>
        <w:tc>
          <w:tcPr>
            <w:tcW w:w="2129" w:type="dxa"/>
          </w:tcPr>
          <w:p w14:paraId="66E81A3E">
            <w:pPr>
              <w:spacing w:after="0" w:line="240" w:lineRule="auto"/>
            </w:pPr>
            <w:r>
              <w:t>S1</w:t>
            </w:r>
          </w:p>
        </w:tc>
        <w:tc>
          <w:tcPr>
            <w:tcW w:w="2129" w:type="dxa"/>
          </w:tcPr>
          <w:p w14:paraId="6941DF43">
            <w:pPr>
              <w:spacing w:after="0" w:line="240" w:lineRule="auto"/>
            </w:pPr>
            <w:r>
              <w:t>S2</w:t>
            </w:r>
          </w:p>
        </w:tc>
        <w:tc>
          <w:tcPr>
            <w:tcW w:w="2129" w:type="dxa"/>
          </w:tcPr>
          <w:p w14:paraId="76462ACC">
            <w:pPr>
              <w:spacing w:after="0" w:line="240" w:lineRule="auto"/>
            </w:pPr>
            <w:r>
              <w:t>S3</w:t>
            </w:r>
          </w:p>
        </w:tc>
      </w:tr>
      <w:tr w14:paraId="5902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495B66F6">
            <w:pPr>
              <w:spacing w:after="0" w:line="240" w:lineRule="auto"/>
            </w:pPr>
            <w:r>
              <w:t>DAFT</w:t>
            </w:r>
          </w:p>
        </w:tc>
        <w:tc>
          <w:tcPr>
            <w:tcW w:w="2129" w:type="dxa"/>
          </w:tcPr>
          <w:p w14:paraId="40F1FEC5">
            <w:pPr>
              <w:spacing w:after="0" w:line="240" w:lineRule="auto"/>
            </w:pPr>
            <w:r>
              <w:t>0.828</w:t>
            </w:r>
          </w:p>
        </w:tc>
        <w:tc>
          <w:tcPr>
            <w:tcW w:w="2129" w:type="dxa"/>
          </w:tcPr>
          <w:p w14:paraId="72F9415C">
            <w:pPr>
              <w:spacing w:after="0" w:line="240" w:lineRule="auto"/>
            </w:pPr>
            <w:r>
              <w:t>0.989</w:t>
            </w:r>
          </w:p>
        </w:tc>
        <w:tc>
          <w:tcPr>
            <w:tcW w:w="2129" w:type="dxa"/>
          </w:tcPr>
          <w:p w14:paraId="5255E2E7">
            <w:pPr>
              <w:spacing w:after="0" w:line="240" w:lineRule="auto"/>
            </w:pPr>
            <w:r>
              <w:t>0.849</w:t>
            </w:r>
          </w:p>
        </w:tc>
      </w:tr>
      <w:tr w14:paraId="66788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13DF641B">
            <w:pPr>
              <w:spacing w:after="0" w:line="240" w:lineRule="auto"/>
            </w:pPr>
            <w:r>
              <w:t>MMTM</w:t>
            </w:r>
          </w:p>
        </w:tc>
        <w:tc>
          <w:tcPr>
            <w:tcW w:w="2129" w:type="dxa"/>
          </w:tcPr>
          <w:p w14:paraId="37E05F35">
            <w:pPr>
              <w:spacing w:after="0" w:line="240" w:lineRule="auto"/>
            </w:pPr>
            <w:r>
              <w:t>0.878</w:t>
            </w:r>
          </w:p>
        </w:tc>
        <w:tc>
          <w:tcPr>
            <w:tcW w:w="2129" w:type="dxa"/>
          </w:tcPr>
          <w:p w14:paraId="6A8DA59F">
            <w:pPr>
              <w:spacing w:after="0" w:line="240" w:lineRule="auto"/>
            </w:pPr>
            <w:r>
              <w:t>0.919</w:t>
            </w:r>
          </w:p>
        </w:tc>
        <w:tc>
          <w:tcPr>
            <w:tcW w:w="2129" w:type="dxa"/>
          </w:tcPr>
          <w:p w14:paraId="20226792">
            <w:pPr>
              <w:spacing w:after="0" w:line="240" w:lineRule="auto"/>
            </w:pPr>
            <w:r>
              <w:t>0.732</w:t>
            </w:r>
          </w:p>
        </w:tc>
      </w:tr>
      <w:tr w14:paraId="5DE8F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53124B8F">
            <w:pPr>
              <w:spacing w:after="0" w:line="240" w:lineRule="auto"/>
            </w:pPr>
            <w:r>
              <w:t>MedFuse</w:t>
            </w:r>
          </w:p>
        </w:tc>
        <w:tc>
          <w:tcPr>
            <w:tcW w:w="2129" w:type="dxa"/>
          </w:tcPr>
          <w:p w14:paraId="2E768182">
            <w:pPr>
              <w:spacing w:after="0" w:line="240" w:lineRule="auto"/>
            </w:pPr>
            <w:r>
              <w:t>0.708</w:t>
            </w:r>
          </w:p>
        </w:tc>
        <w:tc>
          <w:tcPr>
            <w:tcW w:w="2129" w:type="dxa"/>
          </w:tcPr>
          <w:p w14:paraId="466E15DB">
            <w:pPr>
              <w:spacing w:after="0" w:line="240" w:lineRule="auto"/>
            </w:pPr>
            <w:r>
              <w:t>0.776</w:t>
            </w:r>
          </w:p>
        </w:tc>
        <w:tc>
          <w:tcPr>
            <w:tcW w:w="2129" w:type="dxa"/>
          </w:tcPr>
          <w:p w14:paraId="3B3A6832">
            <w:pPr>
              <w:spacing w:after="0" w:line="240" w:lineRule="auto"/>
            </w:pPr>
            <w:r>
              <w:t>0.789</w:t>
            </w:r>
          </w:p>
        </w:tc>
      </w:tr>
      <w:tr w14:paraId="16AF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1ECB854B">
            <w:pPr>
              <w:spacing w:after="0" w:line="240" w:lineRule="auto"/>
              <w:rPr>
                <w:rFonts w:hint="eastAsia" w:eastAsiaTheme="minorEastAsia"/>
                <w:lang w:eastAsia="zh-CN"/>
              </w:rPr>
            </w:pPr>
            <w:r>
              <w:t>S</w:t>
            </w:r>
            <w:r>
              <w:rPr>
                <w:rFonts w:hint="eastAsia"/>
                <w:lang w:eastAsia="zh-CN"/>
              </w:rPr>
              <w:t>（</w:t>
            </w:r>
            <w:r>
              <w:rPr>
                <w:rFonts w:hint="eastAsia"/>
                <w:lang w:val="en-US" w:eastAsia="zh-CN"/>
              </w:rPr>
              <w:t>单独学生网络</w:t>
            </w:r>
            <w:r>
              <w:rPr>
                <w:rFonts w:hint="eastAsia"/>
                <w:lang w:eastAsia="zh-CN"/>
              </w:rPr>
              <w:t>）</w:t>
            </w:r>
          </w:p>
        </w:tc>
        <w:tc>
          <w:tcPr>
            <w:tcW w:w="2129" w:type="dxa"/>
          </w:tcPr>
          <w:p w14:paraId="499F09B2">
            <w:pPr>
              <w:spacing w:after="0" w:line="240" w:lineRule="auto"/>
            </w:pPr>
            <w:r>
              <w:t>0.750</w:t>
            </w:r>
          </w:p>
        </w:tc>
        <w:tc>
          <w:tcPr>
            <w:tcW w:w="2129" w:type="dxa"/>
          </w:tcPr>
          <w:p w14:paraId="478D2070">
            <w:pPr>
              <w:spacing w:after="0" w:line="240" w:lineRule="auto"/>
            </w:pPr>
            <w:r>
              <w:t>0.682</w:t>
            </w:r>
          </w:p>
        </w:tc>
        <w:tc>
          <w:tcPr>
            <w:tcW w:w="2129" w:type="dxa"/>
          </w:tcPr>
          <w:p w14:paraId="27F8BD27">
            <w:pPr>
              <w:spacing w:after="0" w:line="240" w:lineRule="auto"/>
            </w:pPr>
            <w:r>
              <w:t>0.833</w:t>
            </w:r>
          </w:p>
        </w:tc>
      </w:tr>
      <w:tr w14:paraId="0C99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4387A459">
            <w:pPr>
              <w:spacing w:after="0" w:line="240" w:lineRule="auto"/>
              <w:rPr>
                <w:rFonts w:hint="eastAsia" w:eastAsiaTheme="minorEastAsia"/>
                <w:lang w:eastAsia="zh-CN"/>
              </w:rPr>
            </w:pPr>
            <w:r>
              <w:t>NO phy</w:t>
            </w:r>
            <w:r>
              <w:rPr>
                <w:rFonts w:hint="eastAsia"/>
                <w:lang w:eastAsia="zh-CN"/>
              </w:rPr>
              <w:t>（</w:t>
            </w:r>
            <w:r>
              <w:rPr>
                <w:rFonts w:hint="eastAsia"/>
                <w:lang w:val="en-US" w:eastAsia="zh-CN"/>
              </w:rPr>
              <w:t>没有物理网</w:t>
            </w:r>
            <w:r>
              <w:rPr>
                <w:rFonts w:hint="eastAsia"/>
                <w:lang w:eastAsia="zh-CN"/>
              </w:rPr>
              <w:t>）</w:t>
            </w:r>
          </w:p>
        </w:tc>
        <w:tc>
          <w:tcPr>
            <w:tcW w:w="2129" w:type="dxa"/>
          </w:tcPr>
          <w:p w14:paraId="53853969">
            <w:pPr>
              <w:spacing w:after="0" w:line="240" w:lineRule="auto"/>
            </w:pPr>
            <w:r>
              <w:t>0.850</w:t>
            </w:r>
          </w:p>
        </w:tc>
        <w:tc>
          <w:tcPr>
            <w:tcW w:w="2129" w:type="dxa"/>
          </w:tcPr>
          <w:p w14:paraId="65E4E757">
            <w:pPr>
              <w:spacing w:after="0" w:line="240" w:lineRule="auto"/>
            </w:pPr>
            <w:r>
              <w:t>0.979</w:t>
            </w:r>
          </w:p>
        </w:tc>
        <w:tc>
          <w:tcPr>
            <w:tcW w:w="2129" w:type="dxa"/>
          </w:tcPr>
          <w:p w14:paraId="1B7207C1">
            <w:pPr>
              <w:spacing w:after="0" w:line="240" w:lineRule="auto"/>
            </w:pPr>
            <w:r>
              <w:t>0.843</w:t>
            </w:r>
          </w:p>
        </w:tc>
      </w:tr>
      <w:tr w14:paraId="103C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36B4A4E3">
            <w:pPr>
              <w:spacing w:after="0" w:line="240" w:lineRule="auto"/>
              <w:rPr>
                <w:rFonts w:hint="eastAsia" w:eastAsiaTheme="minorEastAsia"/>
                <w:color w:val="1424EE"/>
                <w:lang w:eastAsia="zh-CN"/>
              </w:rPr>
            </w:pPr>
            <w:r>
              <w:rPr>
                <w:color w:val="1424EE"/>
              </w:rPr>
              <w:t>NO tem</w:t>
            </w:r>
            <w:r>
              <w:rPr>
                <w:rFonts w:hint="eastAsia"/>
                <w:color w:val="1424EE"/>
                <w:lang w:eastAsia="zh-CN"/>
              </w:rPr>
              <w:t>（）</w:t>
            </w:r>
          </w:p>
        </w:tc>
        <w:tc>
          <w:tcPr>
            <w:tcW w:w="2129" w:type="dxa"/>
          </w:tcPr>
          <w:p w14:paraId="385737B3">
            <w:pPr>
              <w:spacing w:after="0" w:line="240" w:lineRule="auto"/>
              <w:rPr>
                <w:color w:val="1424EE"/>
              </w:rPr>
            </w:pPr>
            <w:r>
              <w:rPr>
                <w:color w:val="1424EE"/>
              </w:rPr>
              <w:t>0.850</w:t>
            </w:r>
          </w:p>
        </w:tc>
        <w:tc>
          <w:tcPr>
            <w:tcW w:w="2129" w:type="dxa"/>
          </w:tcPr>
          <w:p w14:paraId="47B16B32">
            <w:pPr>
              <w:spacing w:after="0" w:line="240" w:lineRule="auto"/>
              <w:rPr>
                <w:color w:val="1424EE"/>
              </w:rPr>
            </w:pPr>
            <w:r>
              <w:rPr>
                <w:color w:val="1424EE"/>
              </w:rPr>
              <w:t>0.974</w:t>
            </w:r>
          </w:p>
        </w:tc>
        <w:tc>
          <w:tcPr>
            <w:tcW w:w="2129" w:type="dxa"/>
          </w:tcPr>
          <w:p w14:paraId="1324B082">
            <w:pPr>
              <w:spacing w:after="0" w:line="240" w:lineRule="auto"/>
              <w:rPr>
                <w:color w:val="1424EE"/>
              </w:rPr>
            </w:pPr>
            <w:r>
              <w:rPr>
                <w:color w:val="1424EE"/>
              </w:rPr>
              <w:t>0.875</w:t>
            </w:r>
          </w:p>
        </w:tc>
      </w:tr>
      <w:tr w14:paraId="7BA4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64F43A89">
            <w:pPr>
              <w:spacing w:after="0" w:line="240" w:lineRule="auto"/>
              <w:rPr>
                <w:color w:val="auto"/>
              </w:rPr>
            </w:pPr>
            <w:r>
              <w:rPr>
                <w:color w:val="auto"/>
              </w:rPr>
              <w:t>NO spa</w:t>
            </w:r>
          </w:p>
        </w:tc>
        <w:tc>
          <w:tcPr>
            <w:tcW w:w="2129" w:type="dxa"/>
          </w:tcPr>
          <w:p w14:paraId="703F0ACC">
            <w:pPr>
              <w:spacing w:after="0" w:line="240" w:lineRule="auto"/>
              <w:rPr>
                <w:color w:val="auto"/>
              </w:rPr>
            </w:pPr>
            <w:r>
              <w:rPr>
                <w:color w:val="auto"/>
              </w:rPr>
              <w:t>0.891</w:t>
            </w:r>
          </w:p>
        </w:tc>
        <w:tc>
          <w:tcPr>
            <w:tcW w:w="2129" w:type="dxa"/>
          </w:tcPr>
          <w:p w14:paraId="7AC543AA">
            <w:pPr>
              <w:spacing w:after="0" w:line="240" w:lineRule="auto"/>
              <w:rPr>
                <w:color w:val="auto"/>
              </w:rPr>
            </w:pPr>
            <w:r>
              <w:rPr>
                <w:color w:val="auto"/>
              </w:rPr>
              <w:t>0.875</w:t>
            </w:r>
          </w:p>
        </w:tc>
        <w:tc>
          <w:tcPr>
            <w:tcW w:w="2129" w:type="dxa"/>
          </w:tcPr>
          <w:p w14:paraId="6CDDFBA5">
            <w:pPr>
              <w:spacing w:after="0" w:line="240" w:lineRule="auto"/>
              <w:rPr>
                <w:color w:val="auto"/>
              </w:rPr>
            </w:pPr>
            <w:r>
              <w:rPr>
                <w:color w:val="auto"/>
              </w:rPr>
              <w:t>0.713</w:t>
            </w:r>
          </w:p>
        </w:tc>
      </w:tr>
      <w:tr w14:paraId="66D9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118A126C">
            <w:pPr>
              <w:spacing w:after="0" w:line="240" w:lineRule="auto"/>
              <w:rPr>
                <w:color w:val="0000FF"/>
              </w:rPr>
            </w:pPr>
            <w:r>
              <w:rPr>
                <w:color w:val="0000FF"/>
              </w:rPr>
              <w:t>ALL</w:t>
            </w:r>
          </w:p>
        </w:tc>
        <w:tc>
          <w:tcPr>
            <w:tcW w:w="2129" w:type="dxa"/>
          </w:tcPr>
          <w:p w14:paraId="24C3E823">
            <w:pPr>
              <w:spacing w:after="0" w:line="240" w:lineRule="auto"/>
              <w:rPr>
                <w:color w:val="0000FF"/>
              </w:rPr>
            </w:pPr>
            <w:r>
              <w:rPr>
                <w:color w:val="0000FF"/>
              </w:rPr>
              <w:t>0.979</w:t>
            </w:r>
          </w:p>
        </w:tc>
        <w:tc>
          <w:tcPr>
            <w:tcW w:w="2129" w:type="dxa"/>
          </w:tcPr>
          <w:p w14:paraId="2C5F9863">
            <w:pPr>
              <w:spacing w:after="0" w:line="240" w:lineRule="auto"/>
              <w:rPr>
                <w:color w:val="0000FF"/>
              </w:rPr>
            </w:pPr>
            <w:r>
              <w:rPr>
                <w:color w:val="0000FF"/>
              </w:rPr>
              <w:t>1</w:t>
            </w:r>
          </w:p>
        </w:tc>
        <w:tc>
          <w:tcPr>
            <w:tcW w:w="2129" w:type="dxa"/>
          </w:tcPr>
          <w:p w14:paraId="434F100F">
            <w:pPr>
              <w:spacing w:after="0" w:line="240" w:lineRule="auto"/>
              <w:rPr>
                <w:color w:val="0000FF"/>
              </w:rPr>
            </w:pPr>
            <w:r>
              <w:rPr>
                <w:color w:val="0000FF"/>
              </w:rPr>
              <w:t>0.948</w:t>
            </w:r>
          </w:p>
        </w:tc>
      </w:tr>
      <w:tr w14:paraId="0627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93" w:author="金宇平" w:date="2025-09-05T15:22:14Z"/>
        </w:trPr>
        <w:tc>
          <w:tcPr>
            <w:tcW w:w="2135" w:type="dxa"/>
          </w:tcPr>
          <w:p w14:paraId="6D234A1C">
            <w:pPr>
              <w:spacing w:after="0" w:line="240" w:lineRule="auto"/>
              <w:rPr>
                <w:ins w:id="194" w:author="金宇平" w:date="2025-09-05T15:22:14Z"/>
                <w:rFonts w:hint="default" w:eastAsiaTheme="minorEastAsia"/>
                <w:color w:val="0000FF"/>
                <w:lang w:val="en-US" w:eastAsia="zh-CN"/>
              </w:rPr>
            </w:pPr>
            <w:ins w:id="195" w:author="金宇平" w:date="2025-09-05T15:27:01Z">
              <w:r>
                <w:rPr>
                  <w:rFonts w:hint="eastAsia"/>
                  <w:color w:val="0000FF"/>
                  <w:lang w:val="en-US" w:eastAsia="zh-CN"/>
                </w:rPr>
                <w:t>S</w:t>
              </w:r>
            </w:ins>
            <w:ins w:id="196" w:author="金宇平" w:date="2025-09-05T15:27:04Z">
              <w:r>
                <w:rPr>
                  <w:rFonts w:hint="eastAsia"/>
                  <w:color w:val="0000FF"/>
                  <w:lang w:val="en-US" w:eastAsia="zh-CN"/>
                </w:rPr>
                <w:t>patial</w:t>
              </w:r>
            </w:ins>
            <w:ins w:id="197" w:author="金宇平" w:date="2025-09-05T15:27:05Z">
              <w:r>
                <w:rPr>
                  <w:rFonts w:hint="eastAsia"/>
                  <w:color w:val="0000FF"/>
                  <w:lang w:val="en-US" w:eastAsia="zh-CN"/>
                </w:rPr>
                <w:t>+</w:t>
              </w:r>
            </w:ins>
            <w:ins w:id="198" w:author="金宇平" w:date="2025-09-05T15:27:06Z">
              <w:r>
                <w:rPr>
                  <w:rFonts w:hint="eastAsia"/>
                  <w:color w:val="0000FF"/>
                  <w:lang w:val="en-US" w:eastAsia="zh-CN"/>
                </w:rPr>
                <w:t>学生</w:t>
              </w:r>
            </w:ins>
          </w:p>
        </w:tc>
        <w:tc>
          <w:tcPr>
            <w:tcW w:w="2129" w:type="dxa"/>
          </w:tcPr>
          <w:p w14:paraId="1AEEC264">
            <w:pPr>
              <w:spacing w:after="0" w:line="240" w:lineRule="auto"/>
              <w:rPr>
                <w:ins w:id="199" w:author="金宇平" w:date="2025-09-05T15:22:14Z"/>
                <w:color w:val="0000FF"/>
              </w:rPr>
            </w:pPr>
          </w:p>
        </w:tc>
        <w:tc>
          <w:tcPr>
            <w:tcW w:w="2129" w:type="dxa"/>
          </w:tcPr>
          <w:p w14:paraId="200ECC0A">
            <w:pPr>
              <w:spacing w:after="0" w:line="240" w:lineRule="auto"/>
              <w:rPr>
                <w:ins w:id="200" w:author="金宇平" w:date="2025-09-05T15:22:14Z"/>
                <w:color w:val="0000FF"/>
              </w:rPr>
            </w:pPr>
          </w:p>
        </w:tc>
        <w:tc>
          <w:tcPr>
            <w:tcW w:w="2129" w:type="dxa"/>
          </w:tcPr>
          <w:p w14:paraId="5A9AAF3C">
            <w:pPr>
              <w:spacing w:after="0" w:line="240" w:lineRule="auto"/>
              <w:rPr>
                <w:ins w:id="201" w:author="金宇平" w:date="2025-09-05T15:22:14Z"/>
                <w:color w:val="0000FF"/>
              </w:rPr>
            </w:pPr>
          </w:p>
        </w:tc>
      </w:tr>
    </w:tbl>
    <w:p w14:paraId="7BF0A66E">
      <w:pPr>
        <w:numPr>
          <w:ilvl w:val="0"/>
          <w:numId w:val="0"/>
        </w:numPr>
        <w:jc w:val="center"/>
        <w:rPr>
          <w:rFonts w:hint="eastAsia"/>
          <w:lang w:val="en-US" w:eastAsia="zh-CN"/>
        </w:rPr>
      </w:pPr>
    </w:p>
    <w:p w14:paraId="0F81EF25">
      <w:pPr>
        <w:numPr>
          <w:ilvl w:val="0"/>
          <w:numId w:val="0"/>
        </w:numPr>
        <w:jc w:val="center"/>
        <w:rPr>
          <w:rFonts w:hint="default"/>
          <w:lang w:val="en-US" w:eastAsia="zh-CN"/>
        </w:rPr>
      </w:pPr>
      <w:r>
        <w:rPr>
          <w:rFonts w:hint="eastAsia"/>
          <w:lang w:val="en-US" w:eastAsia="zh-CN"/>
        </w:rPr>
        <w:t>表3实验结果</w:t>
      </w:r>
    </w:p>
    <w:p w14:paraId="62D2F1B3">
      <w:pPr>
        <w:pStyle w:val="3"/>
        <w:rPr>
          <w:ins w:id="202" w:author="金宇平" w:date="2025-08-27T19:19:02Z"/>
          <w:rFonts w:hint="default" w:eastAsiaTheme="minorEastAsia"/>
          <w:highlight w:val="yellow"/>
          <w:lang w:val="en-US" w:eastAsia="zh-CN"/>
        </w:rPr>
      </w:pPr>
      <w:ins w:id="203" w:author="金宇平" w:date="2025-08-27T19:19:02Z">
        <w:r>
          <w:rPr>
            <w:rFonts w:hint="eastAsia"/>
            <w:highlight w:val="yellow"/>
            <w:lang w:val="en-US" w:eastAsia="zh-CN"/>
          </w:rPr>
          <w:t>申报蓝色，两份申请</w:t>
        </w:r>
      </w:ins>
    </w:p>
    <w:p w14:paraId="6343A63E"/>
    <w:p w14:paraId="1145B5AA">
      <w:pPr>
        <w:numPr>
          <w:ilvl w:val="0"/>
          <w:numId w:val="0"/>
        </w:numPr>
        <w:jc w:val="center"/>
        <w:rPr>
          <w:rFonts w:hint="eastAsia"/>
          <w:lang w:val="en-US" w:eastAsia="zh-CN"/>
        </w:rPr>
      </w:pPr>
    </w:p>
    <w:p w14:paraId="7ADA35D9">
      <w:pPr>
        <w:numPr>
          <w:ilvl w:val="0"/>
          <w:numId w:val="0"/>
        </w:numPr>
        <w:rPr>
          <w:rFonts w:hint="eastAsia"/>
        </w:rPr>
      </w:pPr>
    </w:p>
    <w:p w14:paraId="01AF7E62">
      <w:pPr>
        <w:numPr>
          <w:ilvl w:val="0"/>
          <w:numId w:val="0"/>
        </w:numPr>
        <w:rPr>
          <w:rFonts w:hint="eastAsia" w:hAnsi="Cambria Math"/>
          <w:i w:val="0"/>
          <w:sz w:val="24"/>
          <w:szCs w:val="24"/>
        </w:rPr>
      </w:pPr>
      <w:r>
        <w:rPr>
          <w:rFonts w:hint="eastAsia" w:hAnsi="Cambria Math"/>
          <w:i w:val="0"/>
          <w:sz w:val="24"/>
          <w:szCs w:val="24"/>
        </w:rPr>
        <w:t>消融实验关键发现</w:t>
      </w:r>
    </w:p>
    <w:p w14:paraId="3AEFAE46">
      <w:pPr>
        <w:numPr>
          <w:ilvl w:val="0"/>
          <w:numId w:val="0"/>
        </w:numPr>
        <w:rPr>
          <w:rFonts w:hint="eastAsia" w:hAnsi="Cambria Math"/>
          <w:i w:val="0"/>
          <w:sz w:val="24"/>
          <w:szCs w:val="24"/>
        </w:rPr>
      </w:pPr>
      <w:r>
        <w:rPr>
          <w:rFonts w:hint="eastAsia" w:hAnsi="Cambria Math"/>
          <w:i w:val="0"/>
          <w:sz w:val="24"/>
          <w:szCs w:val="24"/>
        </w:rPr>
        <w:t xml:space="preserve">1）DAFT 模型在 </w:t>
      </w:r>
      <m:oMath>
        <m:r>
          <m:rPr>
            <m:sty m:val="p"/>
          </m:rPr>
          <w:rPr>
            <w:rFonts w:hint="default" w:ascii="Cambria Math" w:hAnsi="Cambria Math"/>
            <w:sz w:val="24"/>
            <w:szCs w:val="24"/>
          </w:rPr>
          <m:t>S2</m:t>
        </m:r>
      </m:oMath>
      <w:r>
        <w:rPr>
          <w:rFonts w:hint="eastAsia" w:hAnsi="Cambria Math"/>
          <w:i w:val="0"/>
          <w:sz w:val="24"/>
          <w:szCs w:val="24"/>
        </w:rPr>
        <w:t xml:space="preserve"> 工况下取得了较高的准确率，但在 </w:t>
      </w:r>
      <m:oMath>
        <m:r>
          <m:rPr>
            <m:sty m:val="p"/>
          </m:rPr>
          <w:rPr>
            <w:rFonts w:hint="default" w:ascii="Cambria Math" w:hAnsi="Cambria Math"/>
            <w:sz w:val="24"/>
            <w:szCs w:val="24"/>
          </w:rPr>
          <m:t>S1</m:t>
        </m:r>
      </m:oMath>
      <w:r>
        <w:rPr>
          <w:rFonts w:hint="eastAsia" w:hAnsi="Cambria Math"/>
          <w:i w:val="0"/>
          <w:sz w:val="24"/>
          <w:szCs w:val="24"/>
        </w:rPr>
        <w:t xml:space="preserve"> 和 </w:t>
      </w:r>
      <m:oMath>
        <m:r>
          <m:rPr>
            <m:sty m:val="p"/>
          </m:rPr>
          <w:rPr>
            <w:rFonts w:hint="default" w:ascii="Cambria Math" w:hAnsi="Cambria Math"/>
            <w:sz w:val="24"/>
            <w:szCs w:val="24"/>
          </w:rPr>
          <m:t>S3</m:t>
        </m:r>
      </m:oMath>
      <w:r>
        <w:rPr>
          <w:rFonts w:hint="eastAsia" w:hAnsi="Cambria Math"/>
          <w:i w:val="0"/>
          <w:sz w:val="24"/>
          <w:szCs w:val="24"/>
        </w:rPr>
        <w:t>工况下表现一般。</w:t>
      </w:r>
    </w:p>
    <w:p w14:paraId="04103C5B">
      <w:pPr>
        <w:numPr>
          <w:ilvl w:val="0"/>
          <w:numId w:val="0"/>
        </w:numPr>
        <w:rPr>
          <w:rFonts w:hint="eastAsia" w:hAnsi="Cambria Math"/>
          <w:i w:val="0"/>
          <w:sz w:val="24"/>
          <w:szCs w:val="24"/>
        </w:rPr>
      </w:pPr>
      <w:r>
        <w:rPr>
          <w:rFonts w:hint="eastAsia" w:hAnsi="Cambria Math"/>
          <w:i w:val="0"/>
          <w:sz w:val="24"/>
          <w:szCs w:val="24"/>
        </w:rPr>
        <w:t>总体来看，虽然该模型优于 MMTM、MedFuse、S、NO phy、NO tem 和 NO spa，但仍不及完整的 ALL 模型。这进一步验证了所提出方法的有效性。</w:t>
      </w:r>
    </w:p>
    <w:p w14:paraId="38E233AF">
      <w:pPr>
        <w:numPr>
          <w:ilvl w:val="0"/>
          <w:numId w:val="0"/>
        </w:numPr>
        <w:rPr>
          <w:rFonts w:hint="eastAsia" w:hAnsi="Cambria Math"/>
          <w:i w:val="0"/>
          <w:sz w:val="24"/>
          <w:szCs w:val="24"/>
        </w:rPr>
      </w:pPr>
      <w:r>
        <w:rPr>
          <w:rFonts w:hint="eastAsia" w:hAnsi="Cambria Math"/>
          <w:i w:val="0"/>
          <w:sz w:val="24"/>
          <w:szCs w:val="24"/>
        </w:rPr>
        <w:t xml:space="preserve">2）在仅使用学生网络的配置中，模型虽接收与物理教师相同的压力信号输入，但未能利用来自振动信号的多模态信息，因此准确率整体偏低。例如，在 </w:t>
      </w:r>
      <m:oMath>
        <m:r>
          <m:rPr>
            <m:sty m:val="p"/>
          </m:rPr>
          <w:rPr>
            <w:rFonts w:hint="default" w:ascii="Cambria Math" w:hAnsi="Cambria Math"/>
            <w:sz w:val="24"/>
            <w:szCs w:val="24"/>
          </w:rPr>
          <m:t>S1</m:t>
        </m:r>
      </m:oMath>
      <w:r>
        <w:rPr>
          <w:rFonts w:hint="eastAsia" w:hAnsi="Cambria Math"/>
          <w:i w:val="0"/>
          <w:sz w:val="24"/>
          <w:szCs w:val="24"/>
        </w:rPr>
        <w:t xml:space="preserve"> 和 </w:t>
      </w:r>
      <m:oMath>
        <m:r>
          <m:rPr>
            <m:sty m:val="p"/>
          </m:rPr>
          <w:rPr>
            <w:rFonts w:hint="default" w:ascii="Cambria Math" w:hAnsi="Cambria Math"/>
            <w:sz w:val="24"/>
            <w:szCs w:val="24"/>
          </w:rPr>
          <m:t>S2</m:t>
        </m:r>
      </m:oMath>
      <w:r>
        <w:rPr>
          <w:rFonts w:hint="eastAsia" w:hAnsi="Cambria Math"/>
          <w:i w:val="0"/>
          <w:sz w:val="24"/>
          <w:szCs w:val="24"/>
        </w:rPr>
        <w:t xml:space="preserve">转速下，学生网络的表现劣于所有包含教师网络的配置；在 </w:t>
      </w:r>
      <m:oMath>
        <m:r>
          <m:rPr>
            <m:sty m:val="p"/>
          </m:rPr>
          <w:rPr>
            <w:rFonts w:hint="default" w:ascii="Cambria Math" w:hAnsi="Cambria Math"/>
            <w:sz w:val="24"/>
            <w:szCs w:val="24"/>
          </w:rPr>
          <m:t>S3</m:t>
        </m:r>
      </m:oMath>
      <w:r>
        <w:rPr>
          <w:rFonts w:hint="eastAsia" w:hAnsi="Cambria Math"/>
          <w:i w:val="0"/>
          <w:sz w:val="24"/>
          <w:szCs w:val="24"/>
        </w:rPr>
        <w:t xml:space="preserve"> 工况下，学生网络甚至表现不如 NO tem 和 NO phy 配置。相反，从所有教师网络蒸馏出的知识指导下的学生网络表现出一致且显著的性能提升，横跨 </w:t>
      </w:r>
      <m:oMath>
        <m:r>
          <m:rPr>
            <m:sty m:val="p"/>
          </m:rPr>
          <w:rPr>
            <w:rFonts w:hint="default" w:ascii="Cambria Math" w:hAnsi="Cambria Math"/>
            <w:sz w:val="24"/>
            <w:szCs w:val="24"/>
          </w:rPr>
          <m:t>S1</m:t>
        </m:r>
      </m:oMath>
      <w:r>
        <w:rPr>
          <w:rFonts w:hint="eastAsia" w:hAnsi="Cambria Math"/>
          <w:i w:val="0"/>
          <w:sz w:val="24"/>
          <w:szCs w:val="24"/>
        </w:rPr>
        <w:t>、</w:t>
      </w:r>
      <m:oMath>
        <m:r>
          <m:rPr>
            <m:sty m:val="p"/>
          </m:rPr>
          <w:rPr>
            <w:rFonts w:hint="default" w:ascii="Cambria Math" w:hAnsi="Cambria Math"/>
            <w:sz w:val="24"/>
            <w:szCs w:val="24"/>
          </w:rPr>
          <m:t>S2</m:t>
        </m:r>
      </m:oMath>
      <w:r>
        <w:rPr>
          <w:rFonts w:hint="eastAsia" w:hAnsi="Cambria Math"/>
          <w:i w:val="0"/>
          <w:sz w:val="24"/>
          <w:szCs w:val="24"/>
        </w:rPr>
        <w:t xml:space="preserve"> 和 </w:t>
      </w:r>
      <m:oMath>
        <m:r>
          <m:rPr>
            <m:sty m:val="p"/>
          </m:rPr>
          <w:rPr>
            <w:rFonts w:hint="default" w:ascii="Cambria Math" w:hAnsi="Cambria Math"/>
            <w:sz w:val="24"/>
            <w:szCs w:val="24"/>
          </w:rPr>
          <m:t>S3</m:t>
        </m:r>
      </m:oMath>
      <w:r>
        <w:rPr>
          <w:rFonts w:hint="eastAsia" w:hAnsi="Cambria Math"/>
          <w:i w:val="0"/>
          <w:sz w:val="24"/>
          <w:szCs w:val="24"/>
        </w:rPr>
        <w:t xml:space="preserve"> 三种工况。这些结果表明，学生模型难以单独提取有效的多模态特征，而在没有蒸馏支持的情况下，容易在复杂环境中失效</w:t>
      </w:r>
      <w:r>
        <w:rPr>
          <w:rFonts w:hint="eastAsia" w:hAnsi="Cambria Math"/>
          <w:i w:val="0"/>
          <w:sz w:val="24"/>
          <w:szCs w:val="24"/>
          <w:lang w:eastAsia="zh-CN"/>
        </w:rPr>
        <w:t>——</w:t>
      </w:r>
      <w:r>
        <w:rPr>
          <w:rFonts w:hint="eastAsia" w:hAnsi="Cambria Math"/>
          <w:i w:val="0"/>
          <w:sz w:val="24"/>
          <w:szCs w:val="24"/>
        </w:rPr>
        <w:t>无法满足实际应用中对鲁棒性与准确性的要求。</w:t>
      </w:r>
    </w:p>
    <w:p w14:paraId="1D104EE6">
      <w:pPr>
        <w:numPr>
          <w:ilvl w:val="0"/>
          <w:numId w:val="0"/>
        </w:numPr>
        <w:rPr>
          <w:rFonts w:hint="eastAsia" w:hAnsi="Cambria Math"/>
          <w:i w:val="0"/>
          <w:sz w:val="24"/>
          <w:szCs w:val="24"/>
        </w:rPr>
      </w:pPr>
      <w:r>
        <w:rPr>
          <w:rFonts w:hint="eastAsia" w:hAnsi="Cambria Math"/>
          <w:i w:val="0"/>
          <w:sz w:val="24"/>
          <w:szCs w:val="24"/>
        </w:rPr>
        <w:t>3）当移除空间教师网络时，学生模型仍然可以从物理教师和时间教师中受益，获取多模态知识。然而，在</w:t>
      </w:r>
      <w:r>
        <w:rPr>
          <w:rFonts w:hint="eastAsia" w:hAnsi="Cambria Math"/>
          <w:i w:val="0"/>
          <w:color w:val="1424EE"/>
          <w:sz w:val="24"/>
          <w:szCs w:val="24"/>
        </w:rPr>
        <w:t xml:space="preserve"> </w:t>
      </w:r>
      <m:oMath>
        <m:r>
          <m:rPr/>
          <w:rPr>
            <w:rFonts w:hint="default" w:ascii="Cambria Math" w:hAnsi="Cambria Math"/>
            <w:color w:val="1424EE"/>
            <w:sz w:val="24"/>
          </w:rPr>
          <m:t>S3</m:t>
        </m:r>
      </m:oMath>
      <w:r>
        <w:rPr>
          <w:rFonts w:hint="eastAsia" w:hAnsi="Cambria Math"/>
          <w:i w:val="0"/>
          <w:color w:val="1424EE"/>
          <w:sz w:val="24"/>
          <w:szCs w:val="24"/>
        </w:rPr>
        <w:t xml:space="preserve"> 工况下，准确率出现明显下降。这凸显了空间教师在捕捉振动信号和压力信号中局部空间结构方面的独特作用。</w:t>
      </w:r>
      <w:r>
        <w:rPr>
          <w:rFonts w:hint="eastAsia" w:hAnsi="Cambria Math"/>
          <w:i w:val="0"/>
          <w:color w:val="1424EE"/>
          <w:sz w:val="24"/>
          <w:szCs w:val="24"/>
        </w:rPr>
        <w:br w:type="textWrapping"/>
      </w:r>
      <w:r>
        <w:rPr>
          <w:rFonts w:hint="eastAsia" w:hAnsi="Cambria Math"/>
          <w:i w:val="0"/>
          <w:color w:val="1424EE"/>
          <w:sz w:val="24"/>
          <w:szCs w:val="24"/>
        </w:rPr>
        <w:t>其缺失严重影响模型对复杂故障模式的识别能力。</w:t>
      </w:r>
      <w:r>
        <w:rPr>
          <w:rFonts w:hint="eastAsia" w:hAnsi="Cambria Math"/>
          <w:i w:val="0"/>
          <w:color w:val="1424EE"/>
          <w:sz w:val="24"/>
          <w:szCs w:val="24"/>
        </w:rPr>
        <w:br w:type="textWrapping"/>
      </w:r>
      <w:r>
        <w:rPr>
          <w:rFonts w:hint="eastAsia" w:hAnsi="Cambria Math"/>
          <w:i w:val="0"/>
          <w:sz w:val="24"/>
          <w:szCs w:val="24"/>
        </w:rPr>
        <w:t>4）将完整模型与任意一个教师网络被移除的配置进行比较时，诊断准确率均出现一致性的下降。这一观察结果强调了所提出多教师结构的必要性，该结构联合利用了物理、时间和空间知识。</w:t>
      </w:r>
      <w:r>
        <w:rPr>
          <w:rFonts w:hint="eastAsia" w:hAnsi="Cambria Math"/>
          <w:i w:val="0"/>
          <w:sz w:val="24"/>
          <w:szCs w:val="24"/>
        </w:rPr>
        <w:br w:type="textWrapping"/>
      </w:r>
      <w:r>
        <w:rPr>
          <w:rFonts w:hint="eastAsia" w:hAnsi="Cambria Math"/>
          <w:i w:val="0"/>
          <w:sz w:val="24"/>
          <w:szCs w:val="24"/>
        </w:rPr>
        <w:t>5）通过将时间、空间与物理教师网络的知识蒸馏至仅使用压力信号的学生网络中，所提出的框架显著减少了在三种运行工况下的性能波动。这说明该方法不仅能在模态缺失时进行补偿，还能够在多种工况下实现稳定且鲁棒的故障识别能力。</w:t>
      </w:r>
    </w:p>
    <w:p w14:paraId="7D7B39C6">
      <w:pPr>
        <w:numPr>
          <w:ilvl w:val="0"/>
          <w:numId w:val="0"/>
        </w:numPr>
      </w:pPr>
      <w:r>
        <w:rPr>
          <w:rFonts w:hint="eastAsia" w:hAnsi="Cambria Math"/>
          <w:i w:val="0"/>
          <w:sz w:val="24"/>
          <w:szCs w:val="24"/>
        </w:rPr>
        <w:t xml:space="preserve">为了进一步研究模型的特征表达能力，我们使用 t-SNE 进行降维可视化分析，并展示了在 </w:t>
      </w:r>
      <m:oMath>
        <m:r>
          <m:rPr>
            <m:sty m:val="p"/>
          </m:rPr>
          <w:rPr>
            <w:rFonts w:hint="default" w:ascii="Cambria Math" w:hAnsi="Cambria Math"/>
            <w:sz w:val="24"/>
            <w:szCs w:val="24"/>
          </w:rPr>
          <m:t>S1</m:t>
        </m:r>
      </m:oMath>
      <w:r>
        <w:rPr>
          <w:rFonts w:hint="eastAsia" w:hAnsi="Cambria Math"/>
          <w:i w:val="0"/>
          <w:sz w:val="24"/>
          <w:szCs w:val="24"/>
        </w:rPr>
        <w:t>工况下所学习的故障特征（如图 5 所示）在没有任何教师网络，仅依靠学生网络的情况下，很难区分</w:t>
      </w:r>
      <m:oMath>
        <m:r>
          <m:rPr>
            <m:sty m:val="p"/>
          </m:rPr>
          <w:rPr>
            <w:rFonts w:hint="default" w:ascii="Cambria Math" w:hAnsi="Cambria Math"/>
            <w:sz w:val="24"/>
            <w:szCs w:val="24"/>
          </w:rPr>
          <m:t>A</m:t>
        </m:r>
      </m:oMath>
      <w:r>
        <w:rPr>
          <w:rFonts w:hint="eastAsia" w:hAnsi="Cambria Math"/>
          <w:i w:val="0"/>
          <w:sz w:val="24"/>
          <w:szCs w:val="24"/>
        </w:rPr>
        <w:t xml:space="preserve"> 到 </w:t>
      </w:r>
      <m:oMath>
        <m:r>
          <m:rPr>
            <m:sty m:val="p"/>
          </m:rPr>
          <w:rPr>
            <w:rFonts w:hint="default" w:ascii="Cambria Math" w:hAnsi="Cambria Math"/>
            <w:sz w:val="24"/>
            <w:szCs w:val="24"/>
          </w:rPr>
          <m:t>H</m:t>
        </m:r>
      </m:oMath>
      <w:r>
        <w:rPr>
          <w:rFonts w:hint="eastAsia" w:hAnsi="Cambria Math"/>
          <w:i w:val="0"/>
          <w:sz w:val="24"/>
          <w:szCs w:val="24"/>
        </w:rPr>
        <w:t xml:space="preserve"> 的八种故障状态。最多仅能识别出七类故障，仍存在特征重叠的情况。例如，在 NO phy 和 NO tem 的结果中，部分故障特征发生混叠。</w:t>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而在仅使用学生网络</w:t>
      </w:r>
      <m:oMath>
        <m:r>
          <m:rPr/>
          <w:rPr>
            <w:rFonts w:hint="default" w:ascii="Cambria Math" w:hAnsi="Cambria Math"/>
            <w:sz w:val="24"/>
          </w:rPr>
          <m:t>S</m:t>
        </m:r>
      </m:oMath>
      <w:r>
        <w:rPr>
          <w:rFonts w:hint="eastAsia" w:hAnsi="Cambria Math"/>
          <w:i w:val="0"/>
          <w:sz w:val="24"/>
          <w:szCs w:val="24"/>
        </w:rPr>
        <w:t xml:space="preserve"> 的情况下，该问题更加严重，仅有六种故障被部分区分，其特征表现不完整。这表明模型提取到的特征无法完整还原故障状态，且在没有蒸馏支持的情况下性能不足。相比之下，DAFT、MMTM 和 MedFuse 所提取的故障特征也存在混合模糊的问题，不能清晰地区分各类故障。而所提出的 ALL 模型可以清晰地区分八类故障状态，且在特征空间中形成清晰的聚类，展示出良好的分类性能。</w:t>
      </w:r>
      <w:r>
        <w:rPr>
          <w:rFonts w:hint="eastAsia" w:hAnsi="Cambria Math"/>
          <w:i w:val="0"/>
          <w:sz w:val="24"/>
          <w:szCs w:val="24"/>
        </w:rPr>
        <w:br w:type="textWrapping"/>
      </w:r>
    </w:p>
    <w:p w14:paraId="600DBAC7">
      <w:pPr>
        <w:numPr>
          <w:ilvl w:val="0"/>
          <w:numId w:val="0"/>
        </w:numPr>
        <w:rPr>
          <w:rFonts w:hint="eastAsia" w:hAnsi="Cambria Math"/>
          <w:i w:val="0"/>
          <w:sz w:val="24"/>
          <w:szCs w:val="24"/>
        </w:rPr>
      </w:pPr>
      <w:r>
        <w:rPr>
          <w:rFonts w:hint="eastAsia" w:hAnsi="Cambria Math"/>
          <w:i w:val="0"/>
          <w:sz w:val="24"/>
          <w:szCs w:val="24"/>
          <w:lang w:val="en-US" w:eastAsia="zh-CN"/>
        </w:rPr>
        <w:t>四、</w:t>
      </w:r>
      <w:r>
        <w:rPr>
          <w:rFonts w:hint="eastAsia" w:hAnsi="Cambria Math"/>
          <w:i w:val="0"/>
          <w:sz w:val="24"/>
          <w:szCs w:val="24"/>
        </w:rPr>
        <w:t xml:space="preserve">结论 </w:t>
      </w:r>
    </w:p>
    <w:p w14:paraId="20212ADE">
      <w:pPr>
        <w:numPr>
          <w:ilvl w:val="0"/>
          <w:numId w:val="0"/>
        </w:numPr>
        <w:rPr>
          <w:rFonts w:hint="eastAsia" w:hAnsi="Cambria Math"/>
          <w:i w:val="0"/>
          <w:sz w:val="24"/>
          <w:szCs w:val="24"/>
        </w:rPr>
      </w:pPr>
    </w:p>
    <w:p w14:paraId="56C83376">
      <w:pPr>
        <w:numPr>
          <w:ilvl w:val="0"/>
          <w:numId w:val="0"/>
        </w:numPr>
        <w:ind w:firstLine="420" w:firstLineChars="0"/>
        <w:rPr>
          <w:rFonts w:hint="eastAsia" w:hAnsi="Cambria Math"/>
          <w:i w:val="0"/>
          <w:sz w:val="24"/>
          <w:szCs w:val="24"/>
        </w:rPr>
      </w:pPr>
      <w:r>
        <w:rPr>
          <w:rFonts w:hint="eastAsia" w:hAnsi="Cambria Math"/>
          <w:i w:val="0"/>
          <w:sz w:val="24"/>
          <w:szCs w:val="24"/>
        </w:rPr>
        <w:t>本文提出了一种基于物理引导的多教师知识蒸馏网络（Physics-Guided Multi-Teacher Knowledge Distillation, PGMTKD），用于外啮合齿轮泵的故障诊断。该方法针对实际应用中的两大关键问题展开研究：一是数据缺失，二是</w:t>
      </w:r>
      <w:r>
        <w:rPr>
          <w:rFonts w:hint="eastAsia" w:hAnsi="Cambria Math"/>
          <w:i w:val="0"/>
          <w:sz w:val="24"/>
          <w:szCs w:val="24"/>
          <w:lang w:val="en-US" w:eastAsia="zh-CN"/>
        </w:rPr>
        <w:t>机</w:t>
      </w:r>
      <w:r>
        <w:rPr>
          <w:rFonts w:hint="eastAsia" w:hAnsi="Cambria Math"/>
          <w:i w:val="0"/>
          <w:sz w:val="24"/>
          <w:szCs w:val="24"/>
        </w:rPr>
        <w:t>载硬件资源受限。所提出的方法采用多源知识蒸馏，同时结合轻量级神经网络设计，从而在复杂工况下提供高效可靠的监测方案。</w:t>
      </w:r>
    </w:p>
    <w:p w14:paraId="09B85D56">
      <w:pPr>
        <w:numPr>
          <w:ilvl w:val="0"/>
          <w:numId w:val="0"/>
        </w:numPr>
        <w:rPr>
          <w:rFonts w:hint="eastAsia" w:hAnsi="Cambria Math"/>
          <w:i w:val="0"/>
          <w:sz w:val="24"/>
          <w:szCs w:val="24"/>
        </w:rPr>
      </w:pPr>
      <w:r>
        <w:rPr>
          <w:rFonts w:hint="eastAsia" w:hAnsi="Cambria Math"/>
          <w:i w:val="0"/>
          <w:sz w:val="24"/>
          <w:szCs w:val="24"/>
        </w:rPr>
        <w:t>为应对数据缺失问题，本文引入三种教师模型：时间教师（GPT）：用于建模时间序列模式；空间教师（ResNet50）：聚焦于空间特征；基于物理的教师模型：刻画齿轮泵的工作机理。通过蒸馏三者的知识，学生模型增强了对复杂信息的处理能力。鉴于</w:t>
      </w:r>
      <w:r>
        <w:rPr>
          <w:rFonts w:hint="eastAsia" w:hAnsi="Cambria Math"/>
          <w:i w:val="0"/>
          <w:sz w:val="24"/>
          <w:szCs w:val="24"/>
          <w:lang w:val="en-US" w:eastAsia="zh-CN"/>
        </w:rPr>
        <w:t>机载</w:t>
      </w:r>
      <w:r>
        <w:rPr>
          <w:rFonts w:hint="eastAsia" w:hAnsi="Cambria Math"/>
          <w:i w:val="0"/>
          <w:sz w:val="24"/>
          <w:szCs w:val="24"/>
        </w:rPr>
        <w:t>部署中对计算资源的严格限制，采用知识蒸馏策略将教师模型的诊断能力迁移至一个更小、更高效的学生网络。该方法在保持诊断精度的同时，显著减少了模型规模与计算成本。实验结果表明，PGMTKD 在数据缺失与资源受限条件下，具备更高的诊断精度与鲁棒性，验证了其在航天等实际工程场景中的应用潜力。所提出的方法中，物理教师模型特别适用于压力脉动信号，因此其适用性在其他领域受到限制。但该基于物理驱动的多教师策略具有良好的通用性。未来可通过引入如温度、流量等多源信号，构建更加全面的物理教师模型，以进一步提升蒸馏精度和诊断性能。此外，本文所提出的模型将在后续工作中进一步在真实工业系统中进行验证，以探索其实用性与鲁棒性。</w:t>
      </w:r>
    </w:p>
    <w:p w14:paraId="309C75C0">
      <w:pPr>
        <w:numPr>
          <w:ilvl w:val="0"/>
          <w:numId w:val="0"/>
        </w:numPr>
        <w:rPr>
          <w:rFonts w:hint="eastAsia" w:hAnsi="Cambria Math"/>
          <w:i w:val="0"/>
          <w:sz w:val="24"/>
          <w:szCs w:val="24"/>
        </w:rPr>
      </w:pPr>
    </w:p>
    <w:p w14:paraId="4DC66254">
      <w:pPr>
        <w:numPr>
          <w:ilvl w:val="0"/>
          <w:numId w:val="0"/>
        </w:numPr>
      </w:pPr>
    </w:p>
    <w:p w14:paraId="3B53050C">
      <w:pPr>
        <w:numPr>
          <w:ilvl w:val="0"/>
          <w:numId w:val="0"/>
        </w:numPr>
      </w:pPr>
    </w:p>
    <w:p w14:paraId="15AF76FF">
      <w:pPr>
        <w:numPr>
          <w:ilvl w:val="0"/>
          <w:numId w:val="0"/>
        </w:numPr>
      </w:pPr>
    </w:p>
    <w:p w14:paraId="1C89892B">
      <w:pPr>
        <w:numPr>
          <w:ilvl w:val="0"/>
          <w:numId w:val="0"/>
        </w:numPr>
      </w:pPr>
    </w:p>
    <w:p w14:paraId="168C3FE8">
      <w:pPr>
        <w:numPr>
          <w:ilvl w:val="0"/>
          <w:numId w:val="0"/>
        </w:numPr>
      </w:pPr>
    </w:p>
    <w:p w14:paraId="0E4316EB">
      <w:pPr>
        <w:numPr>
          <w:ilvl w:val="0"/>
          <w:numId w:val="0"/>
        </w:numPr>
      </w:pPr>
    </w:p>
    <w:p w14:paraId="651C7D16">
      <w:pPr>
        <w:numPr>
          <w:ilvl w:val="0"/>
          <w:numId w:val="0"/>
        </w:numPr>
      </w:pPr>
    </w:p>
    <w:p w14:paraId="735A6917">
      <w:pPr>
        <w:numPr>
          <w:ilvl w:val="0"/>
          <w:numId w:val="0"/>
        </w:numPr>
      </w:pPr>
    </w:p>
    <w:p w14:paraId="27B3261D">
      <w:pPr>
        <w:numPr>
          <w:ilvl w:val="0"/>
          <w:numId w:val="0"/>
        </w:numPr>
      </w:pPr>
    </w:p>
    <w:p w14:paraId="2E335B44">
      <w:pPr>
        <w:numPr>
          <w:ilvl w:val="0"/>
          <w:numId w:val="0"/>
        </w:numPr>
      </w:pPr>
    </w:p>
    <w:p w14:paraId="730DA2D5">
      <w:pPr>
        <w:numPr>
          <w:ilvl w:val="0"/>
          <w:numId w:val="0"/>
        </w:numPr>
      </w:pPr>
    </w:p>
    <w:p w14:paraId="6052EFF1">
      <w:pPr>
        <w:numPr>
          <w:ilvl w:val="0"/>
          <w:numId w:val="0"/>
        </w:numPr>
      </w:pPr>
    </w:p>
    <w:p w14:paraId="013C1F33">
      <w:pPr>
        <w:numPr>
          <w:ilvl w:val="0"/>
          <w:numId w:val="0"/>
        </w:numPr>
      </w:pPr>
    </w:p>
    <w:p w14:paraId="59D02F59">
      <w:pPr>
        <w:numPr>
          <w:ilvl w:val="0"/>
          <w:numId w:val="0"/>
        </w:numPr>
      </w:pPr>
    </w:p>
    <w:p w14:paraId="2BA5E49E">
      <w:pPr>
        <w:numPr>
          <w:ilvl w:val="0"/>
          <w:numId w:val="0"/>
        </w:numPr>
      </w:pPr>
    </w:p>
    <w:p w14:paraId="18FFF90D">
      <w:pPr>
        <w:numPr>
          <w:ilvl w:val="0"/>
          <w:numId w:val="0"/>
        </w:numPr>
      </w:pPr>
    </w:p>
    <w:p w14:paraId="262BF830">
      <w:pPr>
        <w:numPr>
          <w:ilvl w:val="0"/>
          <w:numId w:val="0"/>
        </w:numPr>
      </w:pPr>
    </w:p>
    <w:p w14:paraId="21C8599C">
      <w:pPr>
        <w:numPr>
          <w:ilvl w:val="0"/>
          <w:numId w:val="0"/>
        </w:numPr>
      </w:pPr>
    </w:p>
    <w:p w14:paraId="15082BC6">
      <w:pPr>
        <w:numPr>
          <w:ilvl w:val="0"/>
          <w:numId w:val="0"/>
        </w:numPr>
      </w:pPr>
    </w:p>
    <w:p w14:paraId="5E0B7AB4">
      <w:pPr>
        <w:numPr>
          <w:ilvl w:val="0"/>
          <w:numId w:val="0"/>
        </w:numPr>
      </w:pPr>
    </w:p>
    <w:p w14:paraId="2EFCDC0E">
      <w:pPr>
        <w:numPr>
          <w:ilvl w:val="0"/>
          <w:numId w:val="0"/>
        </w:numPr>
        <w:rPr>
          <w:rFonts w:hint="eastAsia" w:hAnsi="Cambria Math"/>
          <w:i w:val="0"/>
          <w:sz w:val="24"/>
          <w:szCs w:val="24"/>
        </w:rPr>
      </w:pPr>
      <w:r>
        <w:rPr>
          <w:rFonts w:hint="eastAsia" w:hAnsi="Cambria Math"/>
          <w:i w:val="0"/>
          <w:sz w:val="24"/>
          <w:szCs w:val="24"/>
        </w:rPr>
        <w:t>附录：</w:t>
      </w:r>
    </w:p>
    <w:p w14:paraId="3F692D82">
      <w:pPr>
        <w:numPr>
          <w:ilvl w:val="0"/>
          <w:numId w:val="0"/>
        </w:numPr>
        <w:rPr>
          <w:rFonts w:hint="default" w:hAnsi="Cambria Math"/>
          <w:i w:val="0"/>
          <w:sz w:val="24"/>
          <w:szCs w:val="24"/>
          <w:lang w:val="en-US" w:eastAsia="zh-CN"/>
        </w:rPr>
      </w:pPr>
      <w:r>
        <w:rPr>
          <w:rFonts w:hint="eastAsia" w:hAnsi="Cambria Math"/>
          <w:i w:val="0"/>
          <w:sz w:val="24"/>
          <w:szCs w:val="24"/>
        </w:rPr>
        <w:t>方程（4）的推导</w:t>
      </w:r>
      <w:r>
        <w:rPr>
          <w:rFonts w:hint="eastAsia" w:hAnsi="Cambria Math"/>
          <w:i w:val="0"/>
          <w:sz w:val="24"/>
          <w:szCs w:val="24"/>
          <w:lang w:eastAsia="zh-CN"/>
        </w:rPr>
        <w:t>：</w:t>
      </w:r>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rPr>
        <w:t>由于：</w:t>
      </w:r>
      <m:oMath>
        <m:nary>
          <m:naryPr>
            <m:limLoc m:val="subSup"/>
            <m:ctrlPr>
              <w:rPr>
                <w:rFonts w:hint="default" w:ascii="Cambria Math" w:hAnsi="Cambria Math"/>
                <w:i w:val="0"/>
                <w:sz w:val="24"/>
                <w:szCs w:val="24"/>
              </w:rPr>
            </m:ctrlPr>
          </m:naryPr>
          <m:sub>
            <m:r>
              <m:rPr>
                <m:sty m:val="p"/>
              </m:rPr>
              <w:rPr>
                <w:rFonts w:hint="default" w:ascii="Cambria Math" w:hAnsi="Cambria Math"/>
                <w:sz w:val="24"/>
                <w:szCs w:val="24"/>
              </w:rPr>
              <m:t>0</m:t>
            </m:r>
            <m:ctrlPr>
              <w:rPr>
                <w:rFonts w:hint="eastAsia" w:ascii="Cambria Math" w:hAnsi="Cambria Math"/>
                <w:i w:val="0"/>
                <w:sz w:val="24"/>
                <w:szCs w:val="24"/>
              </w:rPr>
            </m:ctrlPr>
          </m:sub>
          <m:sup>
            <m:r>
              <m:rPr>
                <m:sty m:val="p"/>
              </m:rPr>
              <w:rPr>
                <w:rFonts w:hint="default" w:ascii="Cambria Math" w:hAnsi="Cambria Math"/>
                <w:sz w:val="24"/>
                <w:szCs w:val="24"/>
              </w:rPr>
              <m:t>t</m:t>
            </m:r>
            <m:ctrlPr>
              <w:rPr>
                <w:rFonts w:hint="eastAsia" w:ascii="Cambria Math" w:hAnsi="Cambria Math"/>
                <w:i w:val="0"/>
                <w:sz w:val="24"/>
                <w:szCs w:val="24"/>
              </w:rPr>
            </m:ctrlPr>
          </m:sup>
          <m:e>
            <m:func>
              <m:funcPr>
                <m:ctrlPr>
                  <w:rPr>
                    <w:rFonts w:hint="default" w:ascii="Cambria Math" w:hAnsi="Cambria Math"/>
                    <w:i w:val="0"/>
                    <w:sz w:val="24"/>
                    <w:szCs w:val="24"/>
                  </w:rPr>
                </m:ctrlPr>
              </m:funcPr>
              <m:fName>
                <m:r>
                  <m:rPr>
                    <m:sty m:val="p"/>
                  </m:rPr>
                  <w:rPr>
                    <w:rFonts w:hint="default" w:ascii="Cambria Math" w:hAnsi="Cambria Math"/>
                    <w:sz w:val="24"/>
                    <w:szCs w:val="24"/>
                  </w:rPr>
                  <m:t>sin</m:t>
                </m:r>
                <m:ctrlPr>
                  <w:rPr>
                    <w:rFonts w:hint="eastAsia" w:ascii="Cambria Math" w:hAnsi="Cambria Math"/>
                    <w:i w:val="0"/>
                    <w:sz w:val="24"/>
                    <w:szCs w:val="24"/>
                  </w:rPr>
                </m:ctrlPr>
              </m:fName>
              <m:e>
                <m:d>
                  <m:dPr>
                    <m:ctrlPr>
                      <w:rPr>
                        <w:rFonts w:hint="default" w:ascii="Cambria Math" w:hAnsi="Cambria Math"/>
                        <w:i w:val="0"/>
                        <w:sz w:val="24"/>
                        <w:szCs w:val="24"/>
                      </w:rPr>
                    </m:ctrlPr>
                  </m:dPr>
                  <m:e>
                    <m:r>
                      <m:rPr>
                        <m:sty m:val="p"/>
                      </m:rPr>
                      <w:rPr>
                        <w:rFonts w:hint="default" w:ascii="Cambria Math" w:hAnsi="Cambria Math"/>
                        <w:sz w:val="24"/>
                        <w:szCs w:val="24"/>
                      </w:rPr>
                      <m:t>ω</m:t>
                    </m:r>
                    <m:sSup>
                      <m:sSupPr>
                        <m:ctrlPr>
                          <w:rPr>
                            <w:rFonts w:hint="default" w:ascii="Cambria Math" w:hAnsi="Cambria Math"/>
                            <w:i w:val="0"/>
                            <w:sz w:val="24"/>
                            <w:szCs w:val="24"/>
                          </w:rPr>
                        </m:ctrlPr>
                      </m:sSupPr>
                      <m:e>
                        <m:r>
                          <m:rPr>
                            <m:sty m:val="p"/>
                          </m:rPr>
                          <w:rPr>
                            <w:rFonts w:hint="default" w:ascii="Cambria Math" w:hAnsi="Cambria Math"/>
                            <w:sz w:val="24"/>
                            <w:szCs w:val="24"/>
                          </w:rPr>
                          <m:t>t</m:t>
                        </m:r>
                        <m:ctrlPr>
                          <w:rPr>
                            <w:rFonts w:hint="eastAsia" w:ascii="Cambria Math" w:hAnsi="Cambria Math"/>
                            <w:i w:val="0"/>
                            <w:sz w:val="24"/>
                            <w:szCs w:val="24"/>
                          </w:rPr>
                        </m:ctrlPr>
                      </m:e>
                      <m:sup>
                        <m:r>
                          <m:rPr>
                            <m:sty m:val="p"/>
                          </m:rPr>
                          <w:rPr>
                            <w:rFonts w:hint="default" w:ascii="Cambria Math" w:hAnsi="Cambria Math"/>
                            <w:sz w:val="24"/>
                            <w:szCs w:val="24"/>
                          </w:rPr>
                          <m:t>'</m:t>
                        </m:r>
                        <m:ctrlPr>
                          <w:rPr>
                            <w:rFonts w:hint="eastAsia" w:ascii="Cambria Math" w:hAnsi="Cambria Math"/>
                            <w:i w:val="0"/>
                            <w:sz w:val="24"/>
                            <w:szCs w:val="24"/>
                          </w:rPr>
                        </m:ctrlPr>
                      </m:sup>
                    </m:sSup>
                    <m:ctrlPr>
                      <w:rPr>
                        <w:rFonts w:hint="default" w:ascii="Cambria Math" w:hAnsi="Cambria Math"/>
                        <w:i w:val="0"/>
                        <w:sz w:val="24"/>
                        <w:szCs w:val="24"/>
                      </w:rPr>
                    </m:ctrlPr>
                  </m:e>
                </m:d>
                <m:ctrlPr>
                  <w:rPr>
                    <w:rFonts w:hint="default" w:ascii="Cambria Math" w:hAnsi="Cambria Math"/>
                    <w:i w:val="0"/>
                    <w:sz w:val="24"/>
                    <w:szCs w:val="24"/>
                  </w:rPr>
                </m:ctrlPr>
              </m:e>
            </m:func>
            <m:ctrlPr>
              <w:rPr>
                <w:rFonts w:hint="default" w:ascii="Cambria Math" w:hAnsi="Cambria Math"/>
                <w:i w:val="0"/>
                <w:sz w:val="24"/>
                <w:szCs w:val="24"/>
              </w:rPr>
            </m:ctrlPr>
          </m:e>
        </m:nary>
        <m:r>
          <m:rPr>
            <m:sty m:val="p"/>
          </m:rPr>
          <w:rPr>
            <w:rFonts w:hint="default" w:ascii="Cambria Math" w:hAnsi="Cambria Math"/>
            <w:sz w:val="24"/>
            <w:szCs w:val="24"/>
          </w:rPr>
          <m:t>d</m:t>
        </m:r>
        <m:sSup>
          <m:sSupPr>
            <m:ctrlPr>
              <w:rPr>
                <w:rFonts w:hint="default" w:ascii="Cambria Math" w:hAnsi="Cambria Math"/>
                <w:i w:val="0"/>
                <w:sz w:val="24"/>
                <w:szCs w:val="24"/>
              </w:rPr>
            </m:ctrlPr>
          </m:sSupPr>
          <m:e>
            <m:r>
              <m:rPr>
                <m:sty m:val="p"/>
              </m:rPr>
              <w:rPr>
                <w:rFonts w:hint="default" w:ascii="Cambria Math" w:hAnsi="Cambria Math"/>
                <w:sz w:val="24"/>
                <w:szCs w:val="24"/>
              </w:rPr>
              <m:t>t</m:t>
            </m:r>
            <m:ctrlPr>
              <w:rPr>
                <w:rFonts w:hint="default" w:ascii="Cambria Math" w:hAnsi="Cambria Math"/>
                <w:i w:val="0"/>
                <w:sz w:val="24"/>
                <w:szCs w:val="24"/>
              </w:rPr>
            </m:ctrlPr>
          </m:e>
          <m:sup>
            <m:r>
              <m:rPr>
                <m:sty m:val="p"/>
              </m:rPr>
              <w:rPr>
                <w:rFonts w:hint="default" w:ascii="Cambria Math" w:hAnsi="Cambria Math"/>
                <w:sz w:val="24"/>
                <w:szCs w:val="24"/>
              </w:rPr>
              <m:t>'</m:t>
            </m:r>
            <m:ctrlPr>
              <w:rPr>
                <w:rFonts w:hint="default" w:ascii="Cambria Math" w:hAnsi="Cambria Math"/>
                <w:i w:val="0"/>
                <w:sz w:val="24"/>
                <w:szCs w:val="24"/>
              </w:rPr>
            </m:ctrlPr>
          </m:sup>
        </m:sSup>
        <m:r>
          <m:rPr>
            <m:sty m:val="p"/>
          </m:rPr>
          <w:rPr>
            <w:rFonts w:hint="default" w:ascii="Cambria Math" w:hAnsi="Cambria Math"/>
            <w:sz w:val="24"/>
            <w:szCs w:val="24"/>
          </w:rPr>
          <m: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ωt)+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oMath>
      <w:r>
        <w:rPr>
          <w:rFonts w:hint="eastAsia" w:hAnsi="Cambria Math"/>
          <w:i w:val="0"/>
          <w:sz w:val="24"/>
          <w:szCs w:val="24"/>
          <w:lang w:eastAsia="zh-CN"/>
        </w:rPr>
        <w:t>，</w:t>
      </w:r>
      <w:r>
        <w:rPr>
          <w:rFonts w:hint="eastAsia" w:hAnsi="Cambria Math"/>
          <w:i w:val="0"/>
          <w:sz w:val="24"/>
          <w:szCs w:val="24"/>
          <w:lang w:val="en-US" w:eastAsia="zh-CN"/>
        </w:rPr>
        <w:t>则</w:t>
      </w:r>
      <m:oMath>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eastAsia" w:ascii="Cambria Math" w:hAnsi="Cambria Math"/>
                <w:i w:val="0"/>
                <w:sz w:val="24"/>
                <w:szCs w:val="24"/>
              </w:rPr>
            </m:ctrlPr>
          </m:e>
          <m:sub>
            <m:r>
              <m:rPr>
                <m:sty m:val="p"/>
              </m:rPr>
              <w:rPr>
                <w:rFonts w:hint="default" w:ascii="Cambria Math" w:hAnsi="Cambria Math"/>
                <w:sz w:val="24"/>
                <w:szCs w:val="24"/>
              </w:rPr>
              <m:t>2</m:t>
            </m:r>
            <m:ctrlPr>
              <w:rPr>
                <w:rFonts w:hint="eastAsia" w:ascii="Cambria Math" w:hAnsi="Cambria Math"/>
                <w:i w:val="0"/>
                <w:sz w:val="24"/>
                <w:szCs w:val="24"/>
              </w:rPr>
            </m:ctrlPr>
          </m:sub>
        </m:sSub>
        <m:r>
          <m:rPr>
            <m:sty m:val="p"/>
          </m:rPr>
          <w:rPr>
            <w:rFonts w:hint="default" w:ascii="Cambria Math" w:hAnsi="Cambria Math"/>
            <w:sz w:val="24"/>
            <w:szCs w:val="24"/>
          </w:rPr>
          <m:t>(t)</m:t>
        </m:r>
      </m:oMath>
      <w:r>
        <w:rPr>
          <w:rFonts w:hint="eastAsia" w:hAnsi="Cambria Math"/>
          <w:i w:val="0"/>
          <w:sz w:val="24"/>
          <w:szCs w:val="24"/>
          <w:lang w:val="en-US" w:eastAsia="zh-CN"/>
        </w:rPr>
        <w:t>可以被表示为：</w:t>
      </w:r>
    </w:p>
    <w:p w14:paraId="586AB82F">
      <w:pPr>
        <w:numPr>
          <w:ilvl w:val="0"/>
          <w:numId w:val="0"/>
        </w:numPr>
        <w:rPr>
          <w:rFonts w:hint="eastAsia" w:hAnsi="Cambria Math"/>
          <w:i w:val="0"/>
          <w:sz w:val="24"/>
          <w:szCs w:val="24"/>
          <w:lang w:val="en-US" w:eastAsia="zh-CN"/>
        </w:rPr>
      </w:pPr>
    </w:p>
    <w:p w14:paraId="3F157EDF">
      <w:pPr>
        <w:numPr>
          <w:ilvl w:val="0"/>
          <w:numId w:val="0"/>
        </w:numPr>
        <w:rPr>
          <w:rFonts w:hint="eastAsia" w:hAnsi="Cambria Math"/>
          <w:i w:val="0"/>
          <w:sz w:val="24"/>
          <w:szCs w:val="24"/>
        </w:rPr>
      </w:pPr>
      <w:r>
        <w:rPr>
          <w:rFonts w:hint="eastAsia" w:hAnsi="Cambria Math"/>
          <w:i w:val="0"/>
          <w:sz w:val="24"/>
          <w:szCs w:val="24"/>
          <w:lang w:val="en-US" w:eastAsia="zh-CN"/>
        </w:rPr>
        <w:t xml:space="preserve"> </w:t>
      </w:r>
      <m:oMath>
        <m:sSub>
          <m:sSubPr>
            <m:ctrlPr>
              <w:rPr>
                <w:rFonts w:hint="default" w:ascii="Cambria Math" w:hAnsi="Cambria Math"/>
                <w:i w:val="0"/>
                <w:sz w:val="24"/>
                <w:szCs w:val="24"/>
              </w:rPr>
            </m:ctrlPr>
          </m:sSubPr>
          <m:e>
            <m:r>
              <m:rPr>
                <m:sty m:val="p"/>
              </m:rPr>
              <w:rPr>
                <w:rFonts w:hint="default" w:ascii="Cambria Math" w:hAnsi="Cambria Math"/>
                <w:sz w:val="24"/>
                <w:szCs w:val="24"/>
              </w:rPr>
              <m:t>f</m:t>
            </m:r>
            <m:ctrlPr>
              <w:rPr>
                <w:rFonts w:hint="eastAsia" w:ascii="Cambria Math" w:hAnsi="Cambria Math"/>
                <w:i w:val="0"/>
                <w:sz w:val="24"/>
                <w:szCs w:val="24"/>
              </w:rPr>
            </m:ctrlPr>
          </m:e>
          <m:sub>
            <m:r>
              <m:rPr>
                <m:sty m:val="p"/>
              </m:rPr>
              <w:rPr>
                <w:rFonts w:hint="default" w:ascii="Cambria Math" w:hAnsi="Cambria Math"/>
                <w:sz w:val="24"/>
                <w:szCs w:val="24"/>
              </w:rPr>
              <m:t>2</m:t>
            </m:r>
            <m:ctrlPr>
              <w:rPr>
                <w:rFonts w:hint="eastAsia" w:ascii="Cambria Math" w:hAnsi="Cambria Math"/>
                <w:i w:val="0"/>
                <w:sz w:val="24"/>
                <w:szCs w:val="24"/>
              </w:rPr>
            </m:ctrlPr>
          </m:sub>
        </m:sSub>
        <m:r>
          <m:rPr>
            <m:sty m:val="p"/>
          </m:rPr>
          <w:rPr>
            <w:rFonts w:hint="default" w:ascii="Cambria Math" w:hAnsi="Cambria Math"/>
            <w:sz w:val="24"/>
            <w:szCs w:val="24"/>
          </w:rPr>
          <m:t>(t)=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j=1</m:t>
            </m:r>
            <m:ctrlPr>
              <w:rPr>
                <w:rFonts w:hint="eastAsia" w:ascii="Cambria Math" w:hAnsi="Cambria Math"/>
                <w:i w:val="0"/>
                <w:sz w:val="24"/>
                <w:szCs w:val="24"/>
              </w:rPr>
            </m:ctrlPr>
          </m:sub>
          <m:sup>
            <m:r>
              <m:rPr>
                <m:sty m:val="p"/>
              </m:rPr>
              <w:rPr>
                <w:rFonts w:hint="default" w:ascii="Cambria Math" w:hAnsi="Cambria Math"/>
                <w:sz w:val="24"/>
                <w:szCs w:val="24"/>
              </w:rPr>
              <m:t>J</m:t>
            </m:r>
            <m:ctrlPr>
              <w:rPr>
                <w:rFonts w:hint="eastAsia" w:ascii="Cambria Math" w:hAnsi="Cambria Math"/>
                <w:i w:val="0"/>
                <w:sz w:val="24"/>
                <w:szCs w:val="24"/>
              </w:rPr>
            </m:ctrlPr>
          </m:sup>
          <m:e>
            <m:d>
              <m:dPr>
                <m:begChr m:val="["/>
                <m:endChr m:val="]"/>
                <m:ctrlPr>
                  <w:rPr>
                    <w:rFonts w:hint="default" w:ascii="Cambria Math" w:hAnsi="Cambria Math"/>
                    <w:i w:val="0"/>
                    <w:sz w:val="24"/>
                    <w:szCs w:val="24"/>
                  </w:rPr>
                </m:ctrlPr>
              </m:dPr>
              <m:e>
                <m:m>
                  <m:mPr>
                    <m:mcs>
                      <m:mc>
                        <m:mcPr>
                          <m:count m:val="1"/>
                          <m:mcJc m:val="center"/>
                        </m:mcPr>
                      </m:mc>
                    </m:mcs>
                    <m:plcHide m:val="1"/>
                    <m:ctrlPr>
                      <w:rPr>
                        <w:rFonts w:hint="default" w:ascii="Cambria Math" w:hAnsi="Cambria Math"/>
                        <w:i w:val="0"/>
                        <w:sz w:val="24"/>
                        <w:szCs w:val="24"/>
                      </w:rPr>
                    </m:ctrlPr>
                  </m:mPr>
                  <m:mr>
                    <m:e>
                      <m:sSub>
                        <m:sSubPr>
                          <m:ctrlPr>
                            <w:rPr>
                              <w:rFonts w:hint="default" w:ascii="Cambria Math" w:hAnsi="Cambria Math"/>
                              <w:i w:val="0"/>
                              <w:sz w:val="24"/>
                              <w:szCs w:val="24"/>
                            </w:rPr>
                          </m:ctrlPr>
                        </m:sSubPr>
                        <m:e>
                          <m:r>
                            <m:rPr>
                              <m:sty m:val="p"/>
                            </m:rPr>
                            <w:rPr>
                              <w:rFonts w:hint="default" w:ascii="Cambria Math" w:hAnsi="Cambria Math"/>
                              <w:sz w:val="24"/>
                              <w:szCs w:val="24"/>
                            </w:rPr>
                            <m:t>b</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r>
                        <m:rPr>
                          <m:sty m:val="p"/>
                        </m:rPr>
                        <w:rPr>
                          <w:rFonts w:hint="default" w:ascii="Cambria Math" w:hAnsi="Cambria Math"/>
                          <w:sz w:val="24"/>
                          <w:szCs w:val="24"/>
                        </w:rPr>
                        <m:t>⋅B(t)+</m:t>
                      </m:r>
                      <m:sSub>
                        <m:sSubPr>
                          <m:ctrlPr>
                            <w:rPr>
                              <w:rFonts w:hint="default" w:ascii="Cambria Math" w:hAnsi="Cambria Math"/>
                              <w:i w:val="0"/>
                              <w:sz w:val="24"/>
                              <w:szCs w:val="24"/>
                            </w:rPr>
                          </m:ctrlPr>
                        </m:sSubPr>
                        <m:e>
                          <m:r>
                            <m:rPr>
                              <m:sty m:val="p"/>
                            </m:rPr>
                            <w:rPr>
                              <w:rFonts w:hint="default" w:ascii="Cambria Math" w:hAnsi="Cambria Math"/>
                              <w:sz w:val="24"/>
                              <w:szCs w:val="24"/>
                            </w:rPr>
                            <m:t>c</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r>
                        <m:rPr>
                          <m:sty m:val="p"/>
                        </m:rPr>
                        <w:rPr>
                          <w:rFonts w:hint="default" w:ascii="Cambria Math" w:hAnsi="Cambria Math"/>
                          <w:sz w:val="24"/>
                          <w:szCs w:val="24"/>
                        </w:rPr>
                        <m:t>⋅C(t)</m:t>
                      </m:r>
                      <m:ctrlPr>
                        <w:rPr>
                          <w:rFonts w:hint="default" w:ascii="Cambria Math" w:hAnsi="Cambria Math"/>
                          <w:i w:val="0"/>
                          <w:sz w:val="24"/>
                          <w:szCs w:val="24"/>
                        </w:rPr>
                      </m:ctrlPr>
                    </m:e>
                  </m:mr>
                </m:m>
                <m:ctrlPr>
                  <w:rPr>
                    <w:rFonts w:hint="default" w:ascii="Cambria Math" w:hAnsi="Cambria Math"/>
                    <w:i w:val="0"/>
                    <w:sz w:val="24"/>
                    <w:szCs w:val="24"/>
                  </w:rPr>
                </m:ctrlPr>
              </m:e>
            </m:d>
            <m:ctrlPr>
              <w:rPr>
                <w:rFonts w:hint="default" w:ascii="Cambria Math" w:hAnsi="Cambria Math"/>
                <w:i w:val="0"/>
                <w:sz w:val="24"/>
                <w:szCs w:val="24"/>
              </w:rPr>
            </m:ctrlPr>
          </m:e>
        </m:nary>
      </m:oMath>
    </w:p>
    <w:p w14:paraId="618C707D">
      <w:pPr>
        <w:numPr>
          <w:ilvl w:val="0"/>
          <w:numId w:val="0"/>
        </w:numPr>
        <w:rPr>
          <w:rFonts w:hint="default" w:hAnsi="Cambria Math"/>
          <w:i w:val="0"/>
          <w:sz w:val="24"/>
          <w:szCs w:val="24"/>
          <w:lang w:val="en-US" w:eastAsia="zh-CN"/>
        </w:rPr>
      </w:pPr>
      <m:oMathPara>
        <m:oMath>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j=1</m:t>
              </m:r>
              <m:ctrlPr>
                <w:rPr>
                  <w:rFonts w:hint="eastAsia" w:ascii="Cambria Math" w:hAnsi="Cambria Math"/>
                  <w:i w:val="0"/>
                  <w:sz w:val="24"/>
                  <w:szCs w:val="24"/>
                </w:rPr>
              </m:ctrlPr>
            </m:sub>
            <m:sup>
              <m:r>
                <m:rPr>
                  <m:sty m:val="p"/>
                </m:rPr>
                <w:rPr>
                  <w:rFonts w:hint="default" w:ascii="Cambria Math" w:hAnsi="Cambria Math"/>
                  <w:sz w:val="24"/>
                  <w:szCs w:val="24"/>
                </w:rPr>
                <m:t>J</m:t>
              </m:r>
              <m:ctrlPr>
                <w:rPr>
                  <w:rFonts w:hint="eastAsia" w:ascii="Cambria Math" w:hAnsi="Cambria Math"/>
                  <w:i w:val="0"/>
                  <w:sz w:val="24"/>
                  <w:szCs w:val="24"/>
                </w:rPr>
              </m:ctrlPr>
            </m:sup>
            <m:e>
              <m:d>
                <m:dPr>
                  <m:begChr m:val="["/>
                  <m:endChr m:val="]"/>
                  <m:ctrlPr>
                    <w:rPr>
                      <w:rFonts w:hint="default" w:ascii="Cambria Math" w:hAnsi="Cambria Math"/>
                      <w:i w:val="0"/>
                      <w:sz w:val="24"/>
                      <w:szCs w:val="24"/>
                    </w:rPr>
                  </m:ctrlPr>
                </m:dPr>
                <m:e>
                  <m:m>
                    <m:mPr>
                      <m:mcs>
                        <m:mc>
                          <m:mcPr>
                            <m:count m:val="1"/>
                            <m:mcJc m:val="center"/>
                          </m:mcPr>
                        </m:mc>
                      </m:mcs>
                      <m:plcHide m:val="1"/>
                      <m:ctrlPr>
                        <w:rPr>
                          <w:rFonts w:hint="default" w:ascii="Cambria Math" w:hAnsi="Cambria Math"/>
                          <w:i w:val="0"/>
                          <w:sz w:val="24"/>
                          <w:szCs w:val="24"/>
                        </w:rPr>
                      </m:ctrlPr>
                    </m:mPr>
                    <m:mr>
                      <m:e>
                        <m:sSub>
                          <m:sSubPr>
                            <m:ctrlPr>
                              <w:rPr>
                                <w:rFonts w:hint="default" w:ascii="Cambria Math" w:hAnsi="Cambria Math"/>
                                <w:i w:val="0"/>
                                <w:sz w:val="24"/>
                                <w:szCs w:val="24"/>
                              </w:rPr>
                            </m:ctrlPr>
                          </m:sSubPr>
                          <m:e>
                            <m:r>
                              <m:rPr>
                                <m:sty m:val="p"/>
                              </m:rPr>
                              <w:rPr>
                                <w:rFonts w:hint="default" w:ascii="Cambria Math" w:hAnsi="Cambria Math"/>
                                <w:sz w:val="24"/>
                                <w:szCs w:val="24"/>
                              </w:rPr>
                              <m:t>b</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d>
                              <m:dPr>
                                <m:ctrlPr>
                                  <w:rPr>
                                    <w:rFonts w:hint="default" w:ascii="Cambria Math" w:hAnsi="Cambria Math"/>
                                    <w:i w:val="0"/>
                                    <w:sz w:val="24"/>
                                    <w:szCs w:val="24"/>
                                  </w:rPr>
                                </m:ctrlPr>
                              </m:dPr>
                              <m:e>
                                <m:r>
                                  <m:rPr>
                                    <m:sty m:val="p"/>
                                  </m:rPr>
                                  <w:rPr>
                                    <w:rFonts w:hint="default" w:ascii="Cambria Math" w:hAnsi="Cambria Math"/>
                                    <w:sz w:val="24"/>
                                    <w:szCs w:val="24"/>
                                  </w:rPr>
                                  <m:t>jωt+</m:t>
                                </m:r>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r>
                                  <m:rPr>
                                    <m:sty m:val="p"/>
                                  </m:rPr>
                                  <w:rPr>
                                    <w:rFonts w:hint="default" w:ascii="Cambria Math" w:hAnsi="Cambria Math"/>
                                    <w:sz w:val="24"/>
                                    <w:szCs w:val="24"/>
                                  </w:rPr>
                                  <m:t>⋅</m:t>
                                </m:r>
                                <m:d>
                                  <m:dPr>
                                    <m:ctrlPr>
                                      <w:rPr>
                                        <w:rFonts w:hint="default" w:ascii="Cambria Math" w:hAnsi="Cambria Math"/>
                                        <w:i w:val="0"/>
                                        <w:sz w:val="24"/>
                                        <w:szCs w:val="24"/>
                                      </w:rPr>
                                    </m:ctrlPr>
                                  </m:dPr>
                                  <m:e>
                                    <m:r>
                                      <m:rPr>
                                        <m:sty m:val="p"/>
                                      </m:rPr>
                                      <w:rPr>
                                        <w:rFonts w:hint="default" w:ascii="Cambria Math" w:hAnsi="Cambria Math"/>
                                        <w:sz w:val="24"/>
                                        <w:szCs w:val="24"/>
                                      </w:rPr>
                                      <m: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ωt)+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ctrlPr>
                                      <w:rPr>
                                        <w:rFonts w:hint="default" w:ascii="Cambria Math" w:hAnsi="Cambria Math"/>
                                        <w:i w:val="0"/>
                                        <w:sz w:val="24"/>
                                        <w:szCs w:val="24"/>
                                      </w:rPr>
                                    </m:ctrlPr>
                                  </m:e>
                                </m:d>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e>
                        </m:func>
                        <m:ctrlPr>
                          <w:rPr>
                            <w:rFonts w:hint="default" w:ascii="Cambria Math" w:hAnsi="Cambria Math"/>
                            <w:i w:val="0"/>
                            <w:sz w:val="24"/>
                            <w:szCs w:val="24"/>
                          </w:rPr>
                        </m:ctrlPr>
                      </m:e>
                    </m:mr>
                    <m:mr>
                      <m:e>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c</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ωt)</m:t>
                        </m:r>
                        <m:ctrlPr>
                          <w:rPr>
                            <w:rFonts w:hint="default" w:ascii="Cambria Math" w:hAnsi="Cambria Math"/>
                            <w:i w:val="0"/>
                            <w:sz w:val="24"/>
                            <w:szCs w:val="24"/>
                          </w:rPr>
                        </m:ctrlPr>
                      </m:e>
                    </m:mr>
                    <m:mr>
                      <m:e>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d>
                              <m:dPr>
                                <m:ctrlPr>
                                  <w:rPr>
                                    <w:rFonts w:hint="default" w:ascii="Cambria Math" w:hAnsi="Cambria Math"/>
                                    <w:i w:val="0"/>
                                    <w:sz w:val="24"/>
                                    <w:szCs w:val="24"/>
                                  </w:rPr>
                                </m:ctrlPr>
                              </m:dPr>
                              <m:e>
                                <m:r>
                                  <m:rPr>
                                    <m:sty m:val="p"/>
                                  </m:rPr>
                                  <w:rPr>
                                    <w:rFonts w:hint="default" w:ascii="Cambria Math" w:hAnsi="Cambria Math"/>
                                    <w:sz w:val="24"/>
                                    <w:szCs w:val="24"/>
                                  </w:rPr>
                                  <m:t>jωt+</m:t>
                                </m:r>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r>
                                  <m:rPr>
                                    <m:sty m:val="p"/>
                                  </m:rPr>
                                  <w:rPr>
                                    <w:rFonts w:hint="default" w:ascii="Cambria Math" w:hAnsi="Cambria Math"/>
                                    <w:sz w:val="24"/>
                                    <w:szCs w:val="24"/>
                                  </w:rPr>
                                  <m:t>⋅</m:t>
                                </m:r>
                                <m:d>
                                  <m:dPr>
                                    <m:ctrlPr>
                                      <w:rPr>
                                        <w:rFonts w:hint="default" w:ascii="Cambria Math" w:hAnsi="Cambria Math"/>
                                        <w:i w:val="0"/>
                                        <w:sz w:val="24"/>
                                        <w:szCs w:val="24"/>
                                      </w:rPr>
                                    </m:ctrlPr>
                                  </m:dPr>
                                  <m:e>
                                    <m:r>
                                      <m:rPr>
                                        <m:sty m:val="p"/>
                                      </m:rPr>
                                      <w:rPr>
                                        <w:rFonts w:hint="default" w:ascii="Cambria Math" w:hAnsi="Cambria Math"/>
                                        <w:sz w:val="24"/>
                                        <w:szCs w:val="24"/>
                                      </w:rPr>
                                      <m: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ωt)+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ctrlPr>
                                      <w:rPr>
                                        <w:rFonts w:hint="default" w:ascii="Cambria Math" w:hAnsi="Cambria Math"/>
                                        <w:i w:val="0"/>
                                        <w:sz w:val="24"/>
                                        <w:szCs w:val="24"/>
                                      </w:rPr>
                                    </m:ctrlPr>
                                  </m:e>
                                </m:d>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e>
                        </m:func>
                        <m:ctrlPr>
                          <w:rPr>
                            <w:rFonts w:hint="default" w:ascii="Cambria Math" w:hAnsi="Cambria Math"/>
                            <w:i w:val="0"/>
                            <w:sz w:val="24"/>
                            <w:szCs w:val="24"/>
                          </w:rPr>
                        </m:ctrlPr>
                      </m:e>
                    </m:mr>
                  </m:m>
                  <m:ctrlPr>
                    <w:rPr>
                      <w:rFonts w:hint="default" w:ascii="Cambria Math" w:hAnsi="Cambria Math"/>
                      <w:i w:val="0"/>
                      <w:sz w:val="24"/>
                      <w:szCs w:val="24"/>
                    </w:rPr>
                  </m:ctrlPr>
                </m:e>
              </m:d>
              <m:ctrlPr>
                <w:rPr>
                  <w:rFonts w:hint="default" w:ascii="Cambria Math" w:hAnsi="Cambria Math"/>
                  <w:i w:val="0"/>
                  <w:sz w:val="24"/>
                  <w:szCs w:val="24"/>
                </w:rPr>
              </m:ctrlPr>
            </m:e>
          </m:nary>
          <m:r>
            <m:rPr>
              <m:sty m:val="p"/>
            </m:rPr>
            <w:rPr>
              <w:rFonts w:hint="default" w:ascii="Cambria Math" w:hAnsi="Cambria Math"/>
              <w:sz w:val="24"/>
              <w:szCs w:val="24"/>
              <w:lang w:val="en-US" w:eastAsia="zh-CN"/>
            </w:rPr>
            <m:t xml:space="preserve">                                   (20)</m:t>
          </m:r>
        </m:oMath>
      </m:oMathPara>
    </w:p>
    <w:p w14:paraId="69939F67">
      <w:pPr>
        <w:numPr>
          <w:ilvl w:val="0"/>
          <w:numId w:val="0"/>
        </w:numPr>
        <w:rPr>
          <w:rFonts w:hint="default" w:hAnsi="Cambria Math"/>
          <w:i w:val="0"/>
          <w:sz w:val="24"/>
          <w:szCs w:val="24"/>
        </w:rPr>
      </w:pPr>
      <w:r>
        <w:rPr>
          <w:rFonts w:hint="eastAsia" w:hAnsi="Cambria Math"/>
          <w:i w:val="0"/>
          <w:sz w:val="24"/>
          <w:szCs w:val="24"/>
        </w:rPr>
        <w:br w:type="textWrapping"/>
      </w:r>
      <w:r>
        <w:rPr>
          <w:rFonts w:hint="eastAsia" w:hAnsi="Cambria Math"/>
          <w:i w:val="0"/>
          <w:sz w:val="24"/>
          <w:szCs w:val="24"/>
        </w:rPr>
        <w:t>令：</w:t>
      </w:r>
      <w:r>
        <w:rPr>
          <w:rFonts w:hint="eastAsia" w:hAnsi="Cambria Math"/>
          <w:i w:val="0"/>
          <w:sz w:val="24"/>
          <w:szCs w:val="24"/>
        </w:rPr>
        <w:br w:type="textWrapping"/>
      </w:r>
      <m:oMathPara>
        <m:oMath>
          <m:r>
            <m:rPr>
              <m:sty m:val="p"/>
            </m:rPr>
            <w:rPr>
              <w:rFonts w:hint="default" w:ascii="Cambria Math" w:hAnsi="Cambria Math"/>
              <w:sz w:val="24"/>
              <w:szCs w:val="24"/>
            </w:rPr>
            <m:t>Φ(t)=</m:t>
          </m:r>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r>
            <m:rPr>
              <m:sty m:val="p"/>
            </m:rPr>
            <w:rPr>
              <w:rFonts w:hint="default" w:ascii="Cambria Math" w:hAnsi="Cambria Math"/>
              <w:sz w:val="24"/>
              <w:szCs w:val="24"/>
            </w:rPr>
            <m:t>−</m:t>
          </m:r>
          <m:d>
            <m:dPr>
              <m:ctrlPr>
                <w:rPr>
                  <w:rFonts w:hint="default" w:ascii="Cambria Math" w:hAnsi="Cambria Math"/>
                  <w:i w:val="0"/>
                  <w:sz w:val="24"/>
                  <w:szCs w:val="24"/>
                </w:rPr>
              </m:ctrlPr>
            </m:dPr>
            <m:e>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ωt)+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ctrlPr>
                <w:rPr>
                  <w:rFonts w:hint="default" w:ascii="Cambria Math" w:hAnsi="Cambria Math"/>
                  <w:i w:val="0"/>
                  <w:sz w:val="24"/>
                  <w:szCs w:val="24"/>
                </w:rPr>
              </m:ctrlPr>
            </m:e>
          </m:d>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r>
            <m:rPr>
              <m:sty m:val="p"/>
            </m:rPr>
            <w:rPr>
              <w:rFonts w:hint="default" w:ascii="Cambria Math" w:hAnsi="Cambria Math"/>
              <w:sz w:val="24"/>
              <w:szCs w:val="24"/>
            </w:rPr>
            <m:t>,</m:t>
          </m:r>
        </m:oMath>
      </m:oMathPara>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rPr>
        <w:t>则高频分量为：</w:t>
      </w:r>
      <w:r>
        <w:rPr>
          <w:rFonts w:hint="eastAsia" w:hAnsi="Cambria Math"/>
          <w:i w:val="0"/>
          <w:sz w:val="24"/>
          <w:szCs w:val="24"/>
        </w:rPr>
        <w:br w:type="textWrapping"/>
      </w:r>
      <w:r>
        <w:rPr>
          <w:rFonts w:hint="eastAsia" w:hAnsi="Cambria Math"/>
          <w:i w:val="0"/>
          <w:sz w:val="24"/>
          <w:szCs w:val="24"/>
        </w:rPr>
        <w:br w:type="textWrapping"/>
      </w:r>
      <m:oMathPara>
        <m:oMath>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B(t)=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d>
                <m:dPr>
                  <m:ctrlPr>
                    <w:rPr>
                      <w:rFonts w:hint="default" w:ascii="Cambria Math" w:hAnsi="Cambria Math"/>
                      <w:i w:val="0"/>
                      <w:sz w:val="24"/>
                      <w:szCs w:val="24"/>
                    </w:rPr>
                  </m:ctrlPr>
                </m:dPr>
                <m:e>
                  <m:r>
                    <m:rPr>
                      <m:sty m:val="p"/>
                    </m:rPr>
                    <w:rPr>
                      <w:rFonts w:hint="default" w:ascii="Cambria Math" w:hAnsi="Cambria Math"/>
                      <w:sz w:val="24"/>
                      <w:szCs w:val="24"/>
                    </w:rPr>
                    <m:t>jωt+</m:t>
                  </m:r>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r>
                    <m:rPr>
                      <m:sty m:val="p"/>
                    </m:rPr>
                    <w:rPr>
                      <w:rFonts w:hint="default" w:ascii="Cambria Math" w:hAnsi="Cambria Math"/>
                      <w:sz w:val="24"/>
                      <w:szCs w:val="24"/>
                    </w:rPr>
                    <m:t>⋅</m:t>
                  </m:r>
                  <m:d>
                    <m:dPr>
                      <m:ctrlPr>
                        <w:rPr>
                          <w:rFonts w:hint="default" w:ascii="Cambria Math" w:hAnsi="Cambria Math"/>
                          <w:i w:val="0"/>
                          <w:sz w:val="24"/>
                          <w:szCs w:val="24"/>
                        </w:rPr>
                      </m:ctrlPr>
                    </m:dPr>
                    <m:e>
                      <m:r>
                        <m:rPr>
                          <m:sty m:val="p"/>
                        </m:rPr>
                        <w:rPr>
                          <w:rFonts w:hint="default" w:ascii="Cambria Math" w:hAnsi="Cambria Math"/>
                          <w:sz w:val="24"/>
                          <w:szCs w:val="24"/>
                        </w:rPr>
                        <m: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ωt)+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ω</m:t>
                          </m:r>
                          <m:ctrlPr>
                            <w:rPr>
                              <w:rFonts w:hint="eastAsia" w:ascii="Cambria Math" w:hAnsi="Cambria Math"/>
                              <w:i w:val="0"/>
                              <w:sz w:val="24"/>
                              <w:szCs w:val="24"/>
                            </w:rPr>
                          </m:ctrlPr>
                        </m:den>
                      </m:f>
                      <m:ctrlPr>
                        <w:rPr>
                          <w:rFonts w:hint="default" w:ascii="Cambria Math" w:hAnsi="Cambria Math"/>
                          <w:i w:val="0"/>
                          <w:sz w:val="24"/>
                          <w:szCs w:val="24"/>
                        </w:rPr>
                      </m:ctrlPr>
                    </m:e>
                  </m:d>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e>
          </m:func>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jωt+Φ(t))</m:t>
          </m:r>
          <m:r>
            <m:rPr>
              <m:sty m:val="p"/>
            </m:rPr>
            <w:rPr>
              <w:rFonts w:hint="default" w:ascii="Cambria Math" w:hAnsi="Cambria Math"/>
              <w:sz w:val="24"/>
              <w:szCs w:val="24"/>
              <w:lang w:val="en-US" w:eastAsia="zh-CN"/>
            </w:rPr>
            <m:t xml:space="preserve">                                                                         (21)</m:t>
          </m:r>
        </m:oMath>
      </m:oMathPara>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lang w:val="en-US" w:eastAsia="zh-CN"/>
        </w:rPr>
        <w:tab/>
      </w:r>
      <w:r>
        <w:rPr>
          <w:rFonts w:hint="eastAsia" w:hAnsi="Cambria Math"/>
          <w:i w:val="0"/>
          <w:sz w:val="24"/>
          <w:szCs w:val="24"/>
        </w:rPr>
        <w:t xml:space="preserve">将欧拉公式应用于 </w:t>
      </w:r>
      <m:oMath>
        <m:r>
          <m:rPr>
            <m:sty m:val="p"/>
          </m:rPr>
          <w:rPr>
            <w:rFonts w:hint="default" w:ascii="Cambria Math" w:hAnsi="Cambria Math"/>
            <w:sz w:val="24"/>
            <w:szCs w:val="24"/>
          </w:rPr>
          <m:t>B(t)</m:t>
        </m:r>
      </m:oMath>
      <w:r>
        <w:rPr>
          <w:rFonts w:hint="eastAsia" w:hAnsi="Cambria Math"/>
          <w:i w:val="0"/>
          <w:sz w:val="24"/>
          <w:szCs w:val="24"/>
        </w:rPr>
        <w:t>，有：</w:t>
      </w:r>
      <w:r>
        <w:rPr>
          <w:rFonts w:hint="eastAsia" w:hAnsi="Cambria Math"/>
          <w:i w:val="0"/>
          <w:sz w:val="24"/>
          <w:szCs w:val="24"/>
        </w:rPr>
        <w:br w:type="textWrapping"/>
      </w:r>
      <w:r>
        <w:rPr>
          <w:rFonts w:hint="eastAsia" w:hAnsi="Cambria Math"/>
          <w:i w:val="0"/>
          <w:sz w:val="24"/>
          <w:szCs w:val="24"/>
        </w:rPr>
        <w:br w:type="textWrapping"/>
      </w:r>
      <m:oMathPara>
        <m:oMath>
          <m:sSup>
            <m:sSupPr>
              <m:ctrlPr>
                <w:rPr>
                  <w:rFonts w:hint="default" w:ascii="Cambria Math" w:hAnsi="Cambria Math"/>
                  <w:i w:val="0"/>
                  <w:sz w:val="24"/>
                  <w:szCs w:val="24"/>
                </w:rPr>
              </m:ctrlPr>
            </m:sSupPr>
            <m:e>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e</m:t>
              </m:r>
              <m:ctrlPr>
                <w:rPr>
                  <w:rFonts w:hint="default" w:ascii="Cambria Math" w:hAnsi="Cambria Math"/>
                  <w:i w:val="0"/>
                  <w:sz w:val="24"/>
                  <w:szCs w:val="24"/>
                </w:rPr>
              </m:ctrlPr>
            </m:e>
            <m:sup>
              <m:r>
                <m:rPr>
                  <m:sty m:val="p"/>
                </m:rPr>
                <w:rPr>
                  <w:rFonts w:hint="default" w:ascii="Cambria Math" w:hAnsi="Cambria Math"/>
                  <w:sz w:val="24"/>
                  <w:szCs w:val="24"/>
                </w:rPr>
                <m:t>iB(t)</m:t>
              </m:r>
              <m:ctrlPr>
                <w:rPr>
                  <w:rFonts w:hint="default" w:ascii="Cambria Math" w:hAnsi="Cambria Math"/>
                  <w:i w:val="0"/>
                  <w:sz w:val="24"/>
                  <w:szCs w:val="24"/>
                </w:rPr>
              </m:ctrlPr>
            </m:sup>
          </m:sSup>
          <m:r>
            <m:rPr>
              <m:sty m:val="p"/>
            </m:rPr>
            <w:rPr>
              <w:rFonts w:hint="default" w:ascii="Cambria Math" w:hAnsi="Cambria Math"/>
              <w:sz w:val="24"/>
              <w:szCs w:val="24"/>
            </w:rPr>
            <m:t>=</m:t>
          </m:r>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default" w:ascii="Cambria Math" w:hAnsi="Cambria Math"/>
                  <w:i w:val="0"/>
                  <w:sz w:val="24"/>
                  <w:szCs w:val="24"/>
                </w:rPr>
              </m:ctrlPr>
            </m:e>
            <m:sup>
              <m:r>
                <m:rPr>
                  <m:sty m:val="p"/>
                </m:rPr>
                <w:rPr>
                  <w:rFonts w:hint="default" w:ascii="Cambria Math" w:hAnsi="Cambria Math"/>
                  <w:sz w:val="24"/>
                  <w:szCs w:val="24"/>
                </w:rPr>
                <m:t>i</m:t>
              </m:r>
              <m:d>
                <m:dPr>
                  <m:ctrlPr>
                    <w:rPr>
                      <w:rFonts w:hint="default" w:ascii="Cambria Math" w:hAnsi="Cambria Math"/>
                      <w:i w:val="0"/>
                      <w:sz w:val="24"/>
                      <w:szCs w:val="24"/>
                    </w:rPr>
                  </m:ctrlPr>
                </m:dPr>
                <m:e>
                  <m:r>
                    <m:rPr>
                      <m:sty m:val="p"/>
                    </m:rPr>
                    <w:rPr>
                      <w:rFonts w:hint="default" w:ascii="Cambria Math" w:hAnsi="Cambria Math"/>
                      <w:sz w:val="24"/>
                      <w:szCs w:val="24"/>
                    </w:rPr>
                    <m:t>jωt−</m:t>
                  </m:r>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ωt)+</m:t>
                  </m:r>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sup>
          </m:sSup>
          <m:r>
            <m:rPr>
              <m:sty m:val="p"/>
            </m:rPr>
            <w:rPr>
              <w:rFonts w:hint="default" w:ascii="Cambria Math" w:hAnsi="Cambria Math"/>
              <w:sz w:val="24"/>
              <w:szCs w:val="24"/>
            </w:rPr>
            <m:t>=</m:t>
          </m:r>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default" w:ascii="Cambria Math" w:hAnsi="Cambria Math"/>
                  <w:i w:val="0"/>
                  <w:sz w:val="24"/>
                  <w:szCs w:val="24"/>
                </w:rPr>
              </m:ctrlPr>
            </m:e>
            <m:sup>
              <m:r>
                <m:rPr>
                  <m:sty m:val="p"/>
                </m:rPr>
                <w:rPr>
                  <w:rFonts w:hint="default" w:ascii="Cambria Math" w:hAnsi="Cambria Math"/>
                  <w:sz w:val="24"/>
                  <w:szCs w:val="24"/>
                </w:rPr>
                <m:t>i</m:t>
              </m:r>
              <m:d>
                <m:dPr>
                  <m:ctrlPr>
                    <w:rPr>
                      <w:rFonts w:hint="default" w:ascii="Cambria Math" w:hAnsi="Cambria Math"/>
                      <w:i w:val="0"/>
                      <w:sz w:val="24"/>
                      <w:szCs w:val="24"/>
                    </w:rPr>
                  </m:ctrlPr>
                </m:dPr>
                <m:e>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sup>
          </m:sSup>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default" w:ascii="Cambria Math" w:hAnsi="Cambria Math"/>
                  <w:i w:val="0"/>
                  <w:sz w:val="24"/>
                  <w:szCs w:val="24"/>
                </w:rPr>
              </m:ctrlPr>
            </m:e>
            <m:sup>
              <m:r>
                <m:rPr>
                  <m:sty m:val="p"/>
                </m:rPr>
                <w:rPr>
                  <w:rFonts w:hint="default" w:ascii="Cambria Math" w:hAnsi="Cambria Math"/>
                  <w:sz w:val="24"/>
                  <w:szCs w:val="24"/>
                </w:rPr>
                <m:t>i</m:t>
              </m:r>
              <m:d>
                <m:dPr>
                  <m:ctrlPr>
                    <w:rPr>
                      <w:rFonts w:hint="default" w:ascii="Cambria Math" w:hAnsi="Cambria Math"/>
                      <w:i w:val="0"/>
                      <w:sz w:val="24"/>
                      <w:szCs w:val="24"/>
                    </w:rPr>
                  </m:ctrlPr>
                </m:dPr>
                <m:e>
                  <m:r>
                    <m:rPr>
                      <m:sty m:val="p"/>
                    </m:rPr>
                    <w:rPr>
                      <w:rFonts w:hint="default" w:ascii="Cambria Math" w:hAnsi="Cambria Math"/>
                      <w:sz w:val="24"/>
                      <w:szCs w:val="24"/>
                    </w:rPr>
                    <m:t>jωt−</m:t>
                  </m:r>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ωt)</m:t>
                  </m:r>
                  <m:ctrlPr>
                    <w:rPr>
                      <w:rFonts w:hint="default" w:ascii="Cambria Math" w:hAnsi="Cambria Math"/>
                      <w:i w:val="0"/>
                      <w:sz w:val="24"/>
                      <w:szCs w:val="24"/>
                    </w:rPr>
                  </m:ctrlPr>
                </m:e>
              </m:d>
              <m:r>
                <m:rPr>
                  <m:sty m:val="p"/>
                </m:rPr>
                <w:rPr>
                  <w:rFonts w:hint="default" w:ascii="Cambria Math" w:hAnsi="Cambria Math"/>
                  <w:sz w:val="24"/>
                  <w:szCs w:val="24"/>
                  <w:lang w:val="en-US" w:eastAsia="zh-CN"/>
                </w:rPr>
                <m:t xml:space="preserve">                                   (22)</m:t>
              </m:r>
              <m:ctrlPr>
                <w:rPr>
                  <w:rFonts w:hint="default" w:ascii="Cambria Math" w:hAnsi="Cambria Math"/>
                  <w:i w:val="0"/>
                  <w:sz w:val="24"/>
                  <w:szCs w:val="24"/>
                </w:rPr>
              </m:ctrlPr>
            </m:sup>
          </m:sSup>
        </m:oMath>
      </m:oMathPara>
    </w:p>
    <w:p w14:paraId="1204C93E">
      <w:pPr>
        <w:numPr>
          <w:ilvl w:val="0"/>
          <w:numId w:val="0"/>
        </w:numPr>
        <w:rPr>
          <w:rFonts w:hint="eastAsia" w:hAnsi="Cambria Math"/>
          <w:i w:val="0"/>
          <w:sz w:val="24"/>
          <w:szCs w:val="24"/>
        </w:rPr>
      </w:pPr>
      <w:r>
        <w:rPr>
          <w:rFonts w:hint="eastAsia" w:hAnsi="Cambria Math"/>
          <w:i w:val="0"/>
          <w:sz w:val="24"/>
          <w:szCs w:val="24"/>
        </w:rPr>
        <w:br w:type="textWrapping"/>
      </w:r>
      <w:r>
        <w:rPr>
          <w:rFonts w:hint="eastAsia" w:hAnsi="Cambria Math"/>
          <w:i w:val="0"/>
          <w:sz w:val="24"/>
          <w:szCs w:val="24"/>
        </w:rPr>
        <w:t>由于</w:t>
      </w:r>
      <m:oMath>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eastAsia" w:ascii="Cambria Math" w:hAnsi="Cambria Math"/>
                <w:i w:val="0"/>
                <w:sz w:val="24"/>
                <w:szCs w:val="24"/>
              </w:rPr>
            </m:ctrlPr>
          </m:e>
          <m:sup>
            <m:r>
              <m:rPr>
                <m:sty m:val="p"/>
              </m:rPr>
              <w:rPr>
                <w:rFonts w:hint="default" w:ascii="Cambria Math" w:hAnsi="Cambria Math"/>
                <w:sz w:val="24"/>
                <w:szCs w:val="24"/>
              </w:rPr>
              <m:t>i</m:t>
            </m:r>
            <m:d>
              <m:dPr>
                <m:ctrlPr>
                  <w:rPr>
                    <w:rFonts w:hint="default" w:ascii="Cambria Math" w:hAnsi="Cambria Math"/>
                    <w:i w:val="0"/>
                    <w:sz w:val="24"/>
                    <w:szCs w:val="24"/>
                  </w:rPr>
                </m:ctrlPr>
              </m:dPr>
              <m:e>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r>
                  <m:rPr>
                    <m:sty m:val="p"/>
                  </m:rPr>
                  <w:rPr>
                    <w:rFonts w:hint="default" w:ascii="Cambria Math" w:hAnsi="Cambria Math"/>
                    <w:sz w:val="24"/>
                    <w:szCs w:val="24"/>
                  </w:rPr>
                  <m:t>+</m:t>
                </m:r>
                <m:sSub>
                  <m:sSubPr>
                    <m:ctrlPr>
                      <w:rPr>
                        <w:rFonts w:hint="default" w:ascii="Cambria Math" w:hAnsi="Cambria Math"/>
                        <w:i w:val="0"/>
                        <w:sz w:val="24"/>
                        <w:szCs w:val="24"/>
                      </w:rPr>
                    </m:ctrlPr>
                  </m:sSubPr>
                  <m:e>
                    <m:r>
                      <m:rPr>
                        <m:sty m:val="p"/>
                      </m:rPr>
                      <w:rPr>
                        <w:rFonts w:hint="default" w:ascii="Cambria Math" w:hAnsi="Cambria Math"/>
                        <w:sz w:val="24"/>
                        <w:szCs w:val="24"/>
                      </w:rPr>
                      <m:t>β</m:t>
                    </m:r>
                    <m:ctrlPr>
                      <w:rPr>
                        <w:rFonts w:hint="default" w:ascii="Cambria Math" w:hAnsi="Cambria Math"/>
                        <w:i w:val="0"/>
                        <w:sz w:val="24"/>
                        <w:szCs w:val="24"/>
                      </w:rPr>
                    </m:ctrlPr>
                  </m:e>
                  <m:sub>
                    <m:r>
                      <m:rPr>
                        <m:sty m:val="p"/>
                      </m:rPr>
                      <w:rPr>
                        <w:rFonts w:hint="default" w:ascii="Cambria Math" w:hAnsi="Cambria Math"/>
                        <w:sz w:val="24"/>
                        <w:szCs w:val="24"/>
                      </w:rPr>
                      <m:t>j</m:t>
                    </m:r>
                    <m:ctrlPr>
                      <w:rPr>
                        <w:rFonts w:hint="default" w:ascii="Cambria Math" w:hAnsi="Cambria Math"/>
                        <w:i w:val="0"/>
                        <w:sz w:val="24"/>
                        <w:szCs w:val="24"/>
                      </w:rPr>
                    </m:ctrlPr>
                  </m:sub>
                </m:sSub>
                <m:ctrlPr>
                  <w:rPr>
                    <w:rFonts w:hint="default" w:ascii="Cambria Math" w:hAnsi="Cambria Math"/>
                    <w:i w:val="0"/>
                    <w:sz w:val="24"/>
                    <w:szCs w:val="24"/>
                  </w:rPr>
                </m:ctrlPr>
              </m:e>
            </m:d>
            <m:ctrlPr>
              <w:rPr>
                <w:rFonts w:hint="default" w:ascii="Cambria Math" w:hAnsi="Cambria Math"/>
                <w:i w:val="0"/>
                <w:sz w:val="24"/>
                <w:szCs w:val="24"/>
              </w:rPr>
            </m:ctrlPr>
          </m:sup>
        </m:sSup>
      </m:oMath>
      <w:r>
        <w:rPr>
          <w:rFonts w:hint="eastAsia" w:hAnsi="Cambria Math"/>
          <w:i w:val="0"/>
          <w:sz w:val="24"/>
          <w:szCs w:val="24"/>
        </w:rPr>
        <w:t xml:space="preserve"> 一个纯相位偏移，不影响</w:t>
      </w:r>
      <m:oMath>
        <m:r>
          <m:rPr>
            <m:sty m:val="p"/>
          </m:rPr>
          <w:rPr>
            <w:rFonts w:hint="default" w:ascii="Cambria Math" w:hAnsi="Cambria Math"/>
            <w:sz w:val="24"/>
            <w:szCs w:val="24"/>
          </w:rPr>
          <m:t>B(t)</m:t>
        </m:r>
      </m:oMath>
      <w:r>
        <w:rPr>
          <w:rFonts w:hint="eastAsia" w:hAnsi="Cambria Math"/>
          <w:i w:val="0"/>
          <w:sz w:val="24"/>
          <w:szCs w:val="24"/>
        </w:rPr>
        <w:t xml:space="preserve"> 的频谱分布，因此可以暂时忽略，仅考虑 </w:t>
      </w:r>
      <m:oMath>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eastAsia" w:ascii="Cambria Math" w:hAnsi="Cambria Math"/>
                <w:i w:val="0"/>
                <w:sz w:val="24"/>
                <w:szCs w:val="24"/>
              </w:rPr>
            </m:ctrlPr>
          </m:e>
          <m:sup>
            <m:r>
              <m:rPr>
                <m:sty m:val="p"/>
              </m:rPr>
              <w:rPr>
                <w:rFonts w:hint="default" w:ascii="Cambria Math" w:hAnsi="Cambria Math"/>
                <w:sz w:val="24"/>
                <w:szCs w:val="24"/>
              </w:rPr>
              <m:t>i</m:t>
            </m:r>
            <m:d>
              <m:dPr>
                <m:ctrlPr>
                  <w:rPr>
                    <w:rFonts w:hint="default" w:ascii="Cambria Math" w:hAnsi="Cambria Math"/>
                    <w:i w:val="0"/>
                    <w:sz w:val="24"/>
                    <w:szCs w:val="24"/>
                  </w:rPr>
                </m:ctrlPr>
              </m:dPr>
              <m:e>
                <m:r>
                  <m:rPr>
                    <m:sty m:val="p"/>
                  </m:rPr>
                  <w:rPr>
                    <w:rFonts w:hint="default" w:ascii="Cambria Math" w:hAnsi="Cambria Math"/>
                    <w:sz w:val="24"/>
                    <w:szCs w:val="24"/>
                  </w:rPr>
                  <m:t>jωt−</m:t>
                </m:r>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ωt)</m:t>
                </m:r>
                <m:ctrlPr>
                  <w:rPr>
                    <w:rFonts w:hint="default" w:ascii="Cambria Math" w:hAnsi="Cambria Math"/>
                    <w:i w:val="0"/>
                    <w:sz w:val="24"/>
                    <w:szCs w:val="24"/>
                  </w:rPr>
                </m:ctrlPr>
              </m:e>
            </m:d>
            <m:ctrlPr>
              <w:rPr>
                <w:rFonts w:hint="default" w:ascii="Cambria Math" w:hAnsi="Cambria Math"/>
                <w:i w:val="0"/>
                <w:sz w:val="24"/>
                <w:szCs w:val="24"/>
              </w:rPr>
            </m:ctrlPr>
          </m:sup>
        </m:sSup>
      </m:oMath>
      <w:r>
        <w:rPr>
          <w:rFonts w:hint="eastAsia" w:hAnsi="Cambria Math"/>
          <w:i w:val="0"/>
          <w:sz w:val="24"/>
          <w:szCs w:val="24"/>
          <w:lang w:eastAsia="zh-CN"/>
        </w:rPr>
        <w:t>。</w:t>
      </w:r>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rPr>
        <w:t>根据贝塞尔函数的展开公式，有：</w:t>
      </w:r>
      <w:r>
        <w:rPr>
          <w:rFonts w:hint="eastAsia" w:hAnsi="Cambria Math"/>
          <w:i w:val="0"/>
          <w:sz w:val="24"/>
          <w:szCs w:val="24"/>
        </w:rPr>
        <w:br w:type="textWrapping"/>
      </w:r>
      <w:r>
        <w:rPr>
          <w:rFonts w:hint="eastAsia" w:hAnsi="Cambria Math"/>
          <w:i w:val="0"/>
          <w:sz w:val="24"/>
          <w:szCs w:val="24"/>
          <w:lang w:val="en-US" w:eastAsia="zh-CN"/>
        </w:rPr>
        <w:t xml:space="preserve">              </w:t>
      </w:r>
      <m:oMath>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eastAsia" w:ascii="Cambria Math" w:hAnsi="Cambria Math"/>
                <w:i w:val="0"/>
                <w:sz w:val="24"/>
                <w:szCs w:val="24"/>
              </w:rPr>
            </m:ctrlPr>
          </m:e>
          <m:sup>
            <m:r>
              <m:rPr>
                <m:sty m:val="p"/>
              </m:rPr>
              <w:rPr>
                <w:rFonts w:hint="default" w:ascii="Cambria Math" w:hAnsi="Cambria Math"/>
                <w:sz w:val="24"/>
                <w:szCs w:val="24"/>
              </w:rPr>
              <m:t>−i</m:t>
            </m:r>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ωt)</m:t>
            </m:r>
            <m:ctrlPr>
              <w:rPr>
                <w:rFonts w:hint="default" w:ascii="Cambria Math" w:hAnsi="Cambria Math"/>
                <w:i w:val="0"/>
                <w:sz w:val="24"/>
                <w:szCs w:val="24"/>
              </w:rPr>
            </m:ctrlPr>
          </m:sup>
        </m:sSup>
        <m:r>
          <m:rPr>
            <m:sty m:val="p"/>
          </m:rPr>
          <w:rPr>
            <w:rFonts w:hint="default" w:ascii="Cambria Math" w:hAnsi="Cambria Math"/>
            <w:sz w:val="24"/>
            <w:szCs w:val="24"/>
          </w:rPr>
          <m: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m=−∞</m:t>
            </m:r>
            <m:ctrlPr>
              <w:rPr>
                <w:rFonts w:hint="default" w:ascii="Cambria Math" w:hAnsi="Cambria Math"/>
                <w:i w:val="0"/>
                <w:sz w:val="24"/>
                <w:szCs w:val="24"/>
              </w:rPr>
            </m:ctrlPr>
          </m:sub>
          <m:sup>
            <m:r>
              <m:rPr>
                <m:sty m:val="p"/>
              </m:rPr>
              <w:rPr>
                <w:rFonts w:hint="default" w:ascii="Cambria Math" w:hAnsi="Cambria Math"/>
                <w:sz w:val="24"/>
                <w:szCs w:val="24"/>
              </w:rPr>
              <m:t>∞</m:t>
            </m:r>
            <m:ctrlPr>
              <w:rPr>
                <w:rFonts w:hint="default" w:ascii="Cambria Math" w:hAnsi="Cambria Math"/>
                <w:i w:val="0"/>
                <w:sz w:val="24"/>
                <w:szCs w:val="24"/>
              </w:rPr>
            </m:ctrlPr>
          </m:sup>
          <m:e>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default" w:ascii="Cambria Math" w:hAnsi="Cambria Math"/>
                    <w:i w:val="0"/>
                    <w:sz w:val="24"/>
                    <w:szCs w:val="24"/>
                  </w:rPr>
                </m:ctrlPr>
              </m:e>
              <m:sub>
                <m:r>
                  <m:rPr>
                    <m:sty m:val="p"/>
                  </m:rPr>
                  <w:rPr>
                    <w:rFonts w:hint="default" w:ascii="Cambria Math" w:hAnsi="Cambria Math"/>
                    <w:sz w:val="24"/>
                    <w:szCs w:val="24"/>
                  </w:rPr>
                  <m:t>m</m:t>
                </m:r>
                <m:ctrlPr>
                  <w:rPr>
                    <w:rFonts w:hint="default" w:ascii="Cambria Math" w:hAnsi="Cambria Math"/>
                    <w:i w:val="0"/>
                    <w:sz w:val="24"/>
                    <w:szCs w:val="24"/>
                  </w:rPr>
                </m:ctrlPr>
              </m:sub>
            </m:sSub>
            <m:ctrlPr>
              <w:rPr>
                <w:rFonts w:hint="default" w:ascii="Cambria Math" w:hAnsi="Cambria Math"/>
                <w:i w:val="0"/>
                <w:sz w:val="24"/>
                <w:szCs w:val="24"/>
              </w:rPr>
            </m:ctrlPr>
          </m:e>
        </m:nary>
        <m:d>
          <m:dPr>
            <m:ctrlPr>
              <w:rPr>
                <w:rFonts w:hint="default" w:ascii="Cambria Math" w:hAnsi="Cambria Math"/>
                <w:i w:val="0"/>
                <w:sz w:val="24"/>
                <w:szCs w:val="24"/>
              </w:rPr>
            </m:ctrlPr>
          </m:dPr>
          <m:e>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ctrlPr>
              <w:rPr>
                <w:rFonts w:hint="default" w:ascii="Cambria Math" w:hAnsi="Cambria Math"/>
                <w:i w:val="0"/>
                <w:sz w:val="24"/>
                <w:szCs w:val="24"/>
              </w:rPr>
            </m:ctrlPr>
          </m:e>
        </m:d>
        <m:sSup>
          <m:sSupPr>
            <m:ctrlPr>
              <w:rPr>
                <w:rFonts w:hint="default" w:ascii="Cambria Math" w:hAnsi="Cambria Math"/>
                <w:i w:val="0"/>
                <w:sz w:val="24"/>
                <w:szCs w:val="24"/>
              </w:rPr>
            </m:ctrlPr>
          </m:sSupPr>
          <m:e>
            <m:r>
              <m:rPr>
                <m:sty m:val="p"/>
              </m:rPr>
              <w:rPr>
                <w:rFonts w:hint="default" w:ascii="Cambria Math" w:hAnsi="Cambria Math"/>
                <w:sz w:val="24"/>
                <w:szCs w:val="24"/>
              </w:rPr>
              <m:t>e</m:t>
            </m:r>
            <m:ctrlPr>
              <w:rPr>
                <w:rFonts w:hint="default" w:ascii="Cambria Math" w:hAnsi="Cambria Math"/>
                <w:i w:val="0"/>
                <w:sz w:val="24"/>
                <w:szCs w:val="24"/>
              </w:rPr>
            </m:ctrlPr>
          </m:e>
          <m:sup>
            <m:r>
              <m:rPr>
                <m:sty m:val="p"/>
              </m:rPr>
              <w:rPr>
                <w:rFonts w:hint="default" w:ascii="Cambria Math" w:hAnsi="Cambria Math"/>
                <w:sz w:val="24"/>
                <w:szCs w:val="24"/>
              </w:rPr>
              <m:t>−imωt</m:t>
            </m:r>
            <m:ctrlPr>
              <w:rPr>
                <w:rFonts w:hint="default" w:ascii="Cambria Math" w:hAnsi="Cambria Math"/>
                <w:i w:val="0"/>
                <w:sz w:val="24"/>
                <w:szCs w:val="24"/>
              </w:rPr>
            </m:ctrlPr>
          </m:sup>
        </m:sSup>
        <m:r>
          <m:rPr>
            <m:sty m:val="p"/>
          </m:rPr>
          <w:rPr>
            <w:rFonts w:hint="default" w:ascii="Cambria Math" w:hAnsi="Cambria Math"/>
            <w:sz w:val="24"/>
            <w:szCs w:val="24"/>
            <w:lang w:val="en-US" w:eastAsia="zh-CN"/>
          </w:rPr>
          <m:t xml:space="preserve">                                           (23)       </m:t>
        </m:r>
      </m:oMath>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rPr>
        <w:t xml:space="preserve">将其代入 </w:t>
      </w:r>
      <m:oMath>
        <m:r>
          <m:rPr>
            <m:sty m:val="p"/>
          </m:rPr>
          <w:rPr>
            <w:rFonts w:hint="default" w:ascii="Cambria Math" w:hAnsi="Cambria Math"/>
            <w:sz w:val="24"/>
            <w:szCs w:val="24"/>
          </w:rPr>
          <m:t>B(t)</m:t>
        </m:r>
      </m:oMath>
      <w:r>
        <w:rPr>
          <w:rFonts w:hint="eastAsia" w:hAnsi="Cambria Math"/>
          <w:i w:val="0"/>
          <w:sz w:val="24"/>
          <w:szCs w:val="24"/>
        </w:rPr>
        <w:t>，得：</w:t>
      </w:r>
      <w:r>
        <w:rPr>
          <w:rFonts w:hint="eastAsia" w:hAnsi="Cambria Math"/>
          <w:i w:val="0"/>
          <w:sz w:val="24"/>
          <w:szCs w:val="24"/>
        </w:rPr>
        <w:br w:type="textWrapping"/>
      </w:r>
      <w:r>
        <w:rPr>
          <w:rFonts w:hint="eastAsia" w:hAnsi="Cambria Math"/>
          <w:i w:val="0"/>
          <w:sz w:val="24"/>
          <w:szCs w:val="24"/>
        </w:rPr>
        <w:br w:type="textWrapping"/>
      </w:r>
      <m:oMath>
        <m:r>
          <m:rPr>
            <m:sty m:val="p"/>
          </m:rPr>
          <w:rPr>
            <w:rFonts w:hint="default" w:ascii="Cambria Math" w:hAnsi="Cambria Math"/>
            <w:sz w:val="24"/>
            <w:szCs w:val="24"/>
            <w:lang w:val="en-US" w:eastAsia="zh-CN"/>
          </w:rPr>
          <m:t xml:space="preserve">                              </m:t>
        </m:r>
        <m:r>
          <m:rPr>
            <m:sty m:val="p"/>
          </m:rPr>
          <w:rPr>
            <w:rFonts w:hint="default" w:ascii="Cambria Math" w:hAnsi="Cambria Math"/>
            <w:sz w:val="24"/>
            <w:szCs w:val="24"/>
          </w:rPr>
          <m:t>B(t)=</m:t>
        </m:r>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m=−∞</m:t>
            </m:r>
            <m:ctrlPr>
              <w:rPr>
                <w:rFonts w:hint="eastAsia" w:ascii="Cambria Math" w:hAnsi="Cambria Math"/>
                <w:i w:val="0"/>
                <w:sz w:val="24"/>
                <w:szCs w:val="24"/>
              </w:rPr>
            </m:ctrlPr>
          </m:sub>
          <m:sup>
            <m:r>
              <m:rPr>
                <m:sty m:val="p"/>
              </m:rPr>
              <w:rPr>
                <w:rFonts w:hint="default" w:ascii="Cambria Math" w:hAnsi="Cambria Math"/>
                <w:sz w:val="24"/>
                <w:szCs w:val="24"/>
              </w:rPr>
              <m:t>∞</m:t>
            </m:r>
            <m:ctrlPr>
              <w:rPr>
                <w:rFonts w:hint="eastAsia" w:ascii="Cambria Math" w:hAnsi="Cambria Math"/>
                <w:i w:val="0"/>
                <w:sz w:val="24"/>
                <w:szCs w:val="24"/>
              </w:rPr>
            </m:ctrlPr>
          </m:sup>
          <m:e>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eastAsia" w:ascii="Cambria Math" w:hAnsi="Cambria Math"/>
                    <w:i w:val="0"/>
                    <w:sz w:val="24"/>
                    <w:szCs w:val="24"/>
                  </w:rPr>
                </m:ctrlPr>
              </m:e>
              <m:sub>
                <m:r>
                  <m:rPr>
                    <m:sty m:val="p"/>
                  </m:rPr>
                  <w:rPr>
                    <w:rFonts w:hint="default" w:ascii="Cambria Math" w:hAnsi="Cambria Math"/>
                    <w:sz w:val="24"/>
                    <w:szCs w:val="24"/>
                  </w:rPr>
                  <m:t>m</m:t>
                </m:r>
                <m:ctrlPr>
                  <w:rPr>
                    <w:rFonts w:hint="eastAsia" w:ascii="Cambria Math" w:hAnsi="Cambria Math"/>
                    <w:i w:val="0"/>
                    <w:sz w:val="24"/>
                    <w:szCs w:val="24"/>
                  </w:rPr>
                </m:ctrlPr>
              </m:sub>
            </m:sSub>
            <m:ctrlPr>
              <w:rPr>
                <w:rFonts w:hint="default" w:ascii="Cambria Math" w:hAnsi="Cambria Math"/>
                <w:i w:val="0"/>
                <w:sz w:val="24"/>
                <w:szCs w:val="24"/>
              </w:rPr>
            </m:ctrlPr>
          </m:e>
        </m:nary>
        <m:d>
          <m:dPr>
            <m:ctrlPr>
              <w:rPr>
                <w:rFonts w:hint="default" w:ascii="Cambria Math" w:hAnsi="Cambria Math"/>
                <w:i w:val="0"/>
                <w:sz w:val="24"/>
                <w:szCs w:val="24"/>
              </w:rPr>
            </m:ctrlPr>
          </m:dPr>
          <m:e>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ctrlPr>
              <w:rPr>
                <w:rFonts w:hint="default" w:ascii="Cambria Math" w:hAnsi="Cambria Math"/>
                <w:i w:val="0"/>
                <w:sz w:val="24"/>
                <w:szCs w:val="24"/>
              </w:rPr>
            </m:ctrlPr>
          </m:e>
        </m:d>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(j−m)ωt)</m:t>
        </m:r>
      </m:oMath>
      <w:r>
        <w:rPr>
          <w:rFonts w:hint="eastAsia" w:hAnsi="Cambria Math"/>
          <w:i w:val="0"/>
          <w:sz w:val="24"/>
          <w:szCs w:val="24"/>
          <w:lang w:val="en-US" w:eastAsia="zh-CN"/>
        </w:rPr>
        <w:tab/>
      </w:r>
      <w:r>
        <w:rPr>
          <w:rFonts w:hint="eastAsia" w:hAnsi="Cambria Math"/>
          <w:i w:val="0"/>
          <w:sz w:val="24"/>
          <w:szCs w:val="24"/>
          <w:lang w:val="en-US" w:eastAsia="zh-CN"/>
        </w:rPr>
        <w:tab/>
      </w:r>
      <w:r>
        <w:rPr>
          <w:rFonts w:hint="eastAsia" w:hAnsi="Cambria Math"/>
          <w:i w:val="0"/>
          <w:sz w:val="24"/>
          <w:szCs w:val="24"/>
          <w:lang w:val="en-US" w:eastAsia="zh-CN"/>
        </w:rPr>
        <w:t xml:space="preserve"> </w:t>
      </w:r>
      <w:r>
        <w:rPr>
          <w:rFonts w:hint="eastAsia" w:hAnsi="Cambria Math"/>
          <w:i w:val="0"/>
          <w:sz w:val="24"/>
          <w:szCs w:val="24"/>
          <w:lang w:val="en-US" w:eastAsia="zh-CN"/>
        </w:rPr>
        <w:tab/>
      </w:r>
      <w:r>
        <w:rPr>
          <w:rFonts w:hint="eastAsia" w:hAnsi="Cambria Math"/>
          <w:i w:val="0"/>
          <w:sz w:val="24"/>
          <w:szCs w:val="24"/>
          <w:lang w:val="en-US" w:eastAsia="zh-CN"/>
        </w:rPr>
        <w:tab/>
      </w:r>
      <m:oMath>
        <m:r>
          <m:rPr>
            <m:sty m:val="p"/>
          </m:rPr>
          <w:rPr>
            <w:rFonts w:hint="default" w:ascii="Cambria Math" w:hAnsi="Cambria Math"/>
            <w:sz w:val="24"/>
            <w:szCs w:val="24"/>
            <w:lang w:val="en-US" w:eastAsia="zh-CN"/>
          </w:rPr>
          <m:t xml:space="preserve">       (24)</m:t>
        </m:r>
      </m:oMath>
      <w:r>
        <w:rPr>
          <w:rFonts w:hint="eastAsia" w:hAnsi="Cambria Math"/>
          <w:i w:val="0"/>
          <w:sz w:val="24"/>
          <w:szCs w:val="24"/>
        </w:rPr>
        <w:br w:type="textWrapping"/>
      </w:r>
      <w:r>
        <w:rPr>
          <w:rFonts w:hint="eastAsia" w:hAnsi="Cambria Math"/>
          <w:i w:val="0"/>
          <w:sz w:val="24"/>
          <w:szCs w:val="24"/>
        </w:rPr>
        <w:t xml:space="preserve">当 </w:t>
      </w:r>
      <m:oMath>
        <m:r>
          <m:rPr>
            <m:sty m:val="p"/>
          </m:rPr>
          <w:rPr>
            <w:rFonts w:hint="default" w:ascii="Cambria Math" w:hAnsi="Cambria Math"/>
            <w:sz w:val="24"/>
            <w:szCs w:val="24"/>
          </w:rPr>
          <m:t>m=0</m:t>
        </m:r>
      </m:oMath>
      <w:r>
        <w:rPr>
          <w:rFonts w:hint="eastAsia" w:hAnsi="Cambria Math"/>
          <w:i w:val="0"/>
          <w:sz w:val="24"/>
          <w:szCs w:val="24"/>
        </w:rPr>
        <w:t xml:space="preserve"> 时，</w:t>
      </w:r>
      <m:oMath>
        <m:r>
          <m:rPr>
            <m:sty m:val="p"/>
          </m:rPr>
          <w:rPr>
            <w:rFonts w:hint="default" w:ascii="Cambria Math" w:hAnsi="Cambria Math"/>
            <w:sz w:val="24"/>
            <w:szCs w:val="24"/>
          </w:rPr>
          <m:t>B(t)</m:t>
        </m:r>
      </m:oMath>
      <w:r>
        <w:rPr>
          <w:rFonts w:hint="eastAsia" w:hAnsi="Cambria Math"/>
          <w:i w:val="0"/>
          <w:sz w:val="24"/>
          <w:szCs w:val="24"/>
        </w:rPr>
        <w:t xml:space="preserve"> 的主要频率成分集中在 </w:t>
      </w:r>
      <m:oMath>
        <m:r>
          <m:rPr>
            <m:sty m:val="p"/>
          </m:rPr>
          <w:rPr>
            <w:rFonts w:hint="default" w:ascii="Cambria Math" w:hAnsi="Cambria Math"/>
            <w:sz w:val="24"/>
            <w:szCs w:val="24"/>
          </w:rPr>
          <m:t>jω</m:t>
        </m:r>
      </m:oMath>
      <w:r>
        <w:rPr>
          <w:rFonts w:hint="eastAsia" w:hAnsi="Cambria Math"/>
          <w:i w:val="0"/>
          <w:sz w:val="24"/>
          <w:szCs w:val="24"/>
        </w:rPr>
        <w:t xml:space="preserve">；当 </w:t>
      </w:r>
      <m:oMath>
        <m:r>
          <m:rPr>
            <m:sty m:val="p"/>
          </m:rPr>
          <w:rPr>
            <w:rFonts w:hint="default" w:ascii="Cambria Math" w:hAnsi="Cambria Math"/>
            <w:sz w:val="24"/>
            <w:szCs w:val="24"/>
          </w:rPr>
          <m:t>m</m:t>
        </m:r>
      </m:oMath>
      <w:r>
        <w:rPr>
          <w:rFonts w:hint="eastAsia" w:hAnsi="Cambria Math"/>
          <w:i w:val="0"/>
          <w:sz w:val="24"/>
          <w:szCs w:val="24"/>
        </w:rPr>
        <w:t xml:space="preserve"> 增大时，高阶贝塞尔函数 </w:t>
      </w:r>
      <m:oMath>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eastAsia" w:ascii="Cambria Math" w:hAnsi="Cambria Math"/>
                <w:i w:val="0"/>
                <w:sz w:val="24"/>
                <w:szCs w:val="24"/>
              </w:rPr>
            </m:ctrlPr>
          </m:e>
          <m:sub>
            <m:r>
              <m:rPr>
                <m:sty m:val="p"/>
              </m:rPr>
              <w:rPr>
                <w:rFonts w:hint="default" w:ascii="Cambria Math" w:hAnsi="Cambria Math"/>
                <w:sz w:val="24"/>
                <w:szCs w:val="24"/>
              </w:rPr>
              <m:t>m</m:t>
            </m:r>
            <m:ctrlPr>
              <w:rPr>
                <w:rFonts w:hint="eastAsia" w:ascii="Cambria Math" w:hAnsi="Cambria Math"/>
                <w:i w:val="0"/>
                <w:sz w:val="24"/>
                <w:szCs w:val="24"/>
              </w:rPr>
            </m:ctrlPr>
          </m:sub>
        </m:sSub>
      </m:oMath>
      <w:r>
        <w:rPr>
          <w:rFonts w:hint="eastAsia" w:hAnsi="Cambria Math"/>
          <w:i w:val="0"/>
          <w:sz w:val="24"/>
          <w:szCs w:val="24"/>
        </w:rPr>
        <w:t xml:space="preserve"> 的幅度迅速衰减，因此可忽略。调制项</w:t>
      </w:r>
      <m:oMath>
        <m:r>
          <m:rPr>
            <m:sty m:val="p"/>
          </m:rPr>
          <w:rPr>
            <w:rFonts w:hint="default" w:ascii="Cambria Math" w:hAnsi="Cambria Math"/>
            <w:sz w:val="24"/>
            <w:szCs w:val="24"/>
          </w:rPr>
          <m:t>C(t)</m:t>
        </m:r>
      </m:oMath>
      <w:r>
        <w:rPr>
          <w:rFonts w:hint="eastAsia" w:hAnsi="Cambria Math"/>
          <w:i w:val="0"/>
          <w:sz w:val="24"/>
          <w:szCs w:val="24"/>
        </w:rPr>
        <w:t xml:space="preserve"> 可表达为：</w:t>
      </w:r>
      <w:r>
        <w:rPr>
          <w:rFonts w:hint="eastAsia" w:hAnsi="Cambria Math"/>
          <w:i w:val="0"/>
          <w:sz w:val="24"/>
          <w:szCs w:val="24"/>
        </w:rPr>
        <w:br w:type="textWrapping"/>
      </w:r>
      <w:r>
        <w:rPr>
          <w:rFonts w:hint="eastAsia" w:hAnsi="Cambria Math"/>
          <w:i w:val="0"/>
          <w:sz w:val="24"/>
          <w:szCs w:val="24"/>
        </w:rPr>
        <w:br w:type="textWrapping"/>
      </w:r>
      <m:oMathPara>
        <m:oMath>
          <m:r>
            <m:rPr>
              <m:sty m:val="p"/>
            </m:rPr>
            <w:rPr>
              <w:rFonts w:hint="default" w:ascii="Cambria Math" w:hAnsi="Cambria Math"/>
              <w:sz w:val="24"/>
              <w:szCs w:val="24"/>
            </w:rPr>
            <m:t>C(t)=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ωt)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jωt+Φ(t))=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2</m:t>
              </m:r>
              <m:ctrlPr>
                <w:rPr>
                  <w:rFonts w:hint="eastAsia" w:ascii="Cambria Math" w:hAnsi="Cambria Math"/>
                  <w:i w:val="0"/>
                  <w:sz w:val="24"/>
                  <w:szCs w:val="24"/>
                </w:rPr>
              </m:ctrlPr>
            </m:den>
          </m:f>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(j−1)ωt+Φ(t))+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eastAsia" w:ascii="Cambria Math" w:hAnsi="Cambria Math"/>
                  <w:i w:val="0"/>
                  <w:sz w:val="24"/>
                  <w:szCs w:val="24"/>
                </w:rPr>
              </m:ctrlPr>
            </m:fName>
            <m:e>
              <m:r>
                <m:rPr>
                  <m:sty m:val="p"/>
                </m:rPr>
                <w:rPr>
                  <w:rFonts w:hint="default" w:ascii="Cambria Math" w:hAnsi="Cambria Math"/>
                  <w:sz w:val="24"/>
                  <w:szCs w:val="24"/>
                </w:rPr>
                <m:t>(</m:t>
              </m:r>
              <m:ctrlPr>
                <w:rPr>
                  <w:rFonts w:hint="eastAsia" w:ascii="Cambria Math" w:hAnsi="Cambria Math"/>
                  <w:i w:val="0"/>
                  <w:sz w:val="24"/>
                  <w:szCs w:val="24"/>
                </w:rPr>
              </m:ctrlPr>
            </m:e>
          </m:func>
          <m:r>
            <m:rPr>
              <m:sty m:val="p"/>
            </m:rPr>
            <w:rPr>
              <w:rFonts w:hint="default" w:ascii="Cambria Math" w:hAnsi="Cambria Math"/>
              <w:sz w:val="24"/>
              <w:szCs w:val="24"/>
            </w:rPr>
            <m:t>(j+1)ωt+Φ(t))]</m:t>
          </m:r>
          <m:r>
            <m:rPr>
              <m:sty m:val="p"/>
            </m:rPr>
            <w:rPr>
              <w:rFonts w:hint="default" w:ascii="Cambria Math" w:hAnsi="Cambria Math"/>
              <w:sz w:val="24"/>
              <w:szCs w:val="24"/>
              <w:lang w:val="en-US" w:eastAsia="zh-CN"/>
            </w:rPr>
            <m:t xml:space="preserve">    (25)</m:t>
          </m:r>
        </m:oMath>
      </m:oMathPara>
      <w:r>
        <w:rPr>
          <w:rFonts w:hint="eastAsia" w:hAnsi="Cambria Math"/>
          <w:i w:val="0"/>
          <w:sz w:val="24"/>
          <w:szCs w:val="24"/>
        </w:rPr>
        <w:br w:type="textWrapping"/>
      </w:r>
      <w:r>
        <w:rPr>
          <w:rFonts w:hint="eastAsia" w:hAnsi="Cambria Math"/>
          <w:i w:val="0"/>
          <w:sz w:val="24"/>
          <w:szCs w:val="24"/>
        </w:rPr>
        <w:br w:type="textWrapping"/>
      </w:r>
      <w:r>
        <w:rPr>
          <w:rFonts w:hint="eastAsia" w:hAnsi="Cambria Math"/>
          <w:i w:val="0"/>
          <w:sz w:val="24"/>
          <w:szCs w:val="24"/>
        </w:rPr>
        <w:t xml:space="preserve">应用贝塞尔函数的展开公式至 </w:t>
      </w:r>
      <m:oMath>
        <m:r>
          <m:rPr>
            <m:sty m:val="p"/>
          </m:rPr>
          <w:rPr>
            <w:rFonts w:hint="default" w:ascii="Cambria Math" w:hAnsi="Cambria Math"/>
            <w:sz w:val="24"/>
            <w:szCs w:val="24"/>
          </w:rPr>
          <m:t>Φ(t)</m:t>
        </m:r>
      </m:oMath>
      <w:r>
        <w:rPr>
          <w:rFonts w:hint="eastAsia" w:hAnsi="Cambria Math"/>
          <w:i w:val="0"/>
          <w:sz w:val="24"/>
          <w:szCs w:val="24"/>
        </w:rPr>
        <w:t>，则有：</w:t>
      </w:r>
    </w:p>
    <w:p w14:paraId="30558B08">
      <w:pPr>
        <w:numPr>
          <w:ilvl w:val="0"/>
          <w:numId w:val="0"/>
        </w:numPr>
      </w:pPr>
      <w:r>
        <w:rPr>
          <w:rFonts w:hint="eastAsia" w:hAnsi="Cambria Math"/>
          <w:i w:val="0"/>
          <w:sz w:val="24"/>
          <w:szCs w:val="24"/>
        </w:rPr>
        <w:br w:type="textWrapping"/>
      </w:r>
      <m:oMath>
        <m:r>
          <m:rPr>
            <m:sty m:val="p"/>
          </m:rPr>
          <w:rPr>
            <w:rFonts w:hint="default" w:ascii="Cambria Math" w:hAnsi="Cambria Math"/>
            <w:sz w:val="24"/>
            <w:szCs w:val="24"/>
          </w:rPr>
          <m:t>C(t)=</m:t>
        </m:r>
        <m:f>
          <m:fPr>
            <m:ctrlPr>
              <w:rPr>
                <w:rFonts w:hint="default" w:ascii="Cambria Math" w:hAnsi="Cambria Math"/>
                <w:i w:val="0"/>
                <w:sz w:val="24"/>
                <w:szCs w:val="24"/>
              </w:rPr>
            </m:ctrlPr>
          </m:fPr>
          <m:num>
            <m:r>
              <m:rPr>
                <m:sty m:val="p"/>
              </m:rPr>
              <w:rPr>
                <w:rFonts w:hint="default" w:ascii="Cambria Math" w:hAnsi="Cambria Math"/>
                <w:sz w:val="24"/>
                <w:szCs w:val="24"/>
              </w:rPr>
              <m:t>1</m:t>
            </m:r>
            <m:ctrlPr>
              <w:rPr>
                <w:rFonts w:hint="eastAsia" w:ascii="Cambria Math" w:hAnsi="Cambria Math"/>
                <w:i w:val="0"/>
                <w:sz w:val="24"/>
                <w:szCs w:val="24"/>
              </w:rPr>
            </m:ctrlPr>
          </m:num>
          <m:den>
            <m:r>
              <m:rPr>
                <m:sty m:val="p"/>
              </m:rPr>
              <w:rPr>
                <w:rFonts w:hint="default" w:ascii="Cambria Math" w:hAnsi="Cambria Math"/>
                <w:sz w:val="24"/>
                <w:szCs w:val="24"/>
              </w:rPr>
              <m:t>2</m:t>
            </m:r>
            <m:ctrlPr>
              <w:rPr>
                <w:rFonts w:hint="eastAsia" w:ascii="Cambria Math" w:hAnsi="Cambria Math"/>
                <w:i w:val="0"/>
                <w:sz w:val="24"/>
                <w:szCs w:val="24"/>
              </w:rPr>
            </m:ctrlPr>
          </m:den>
        </m:f>
        <m:nary>
          <m:naryPr>
            <m:chr m:val="∑"/>
            <m:limLoc m:val="undOvr"/>
            <m:ctrlPr>
              <w:rPr>
                <w:rFonts w:hint="default" w:ascii="Cambria Math" w:hAnsi="Cambria Math"/>
                <w:i w:val="0"/>
                <w:sz w:val="24"/>
                <w:szCs w:val="24"/>
              </w:rPr>
            </m:ctrlPr>
          </m:naryPr>
          <m:sub>
            <m:r>
              <m:rPr>
                <m:sty m:val="p"/>
              </m:rPr>
              <w:rPr>
                <w:rFonts w:hint="default" w:ascii="Cambria Math" w:hAnsi="Cambria Math"/>
                <w:sz w:val="24"/>
                <w:szCs w:val="24"/>
              </w:rPr>
              <m:t>m=−∞</m:t>
            </m:r>
            <m:ctrlPr>
              <w:rPr>
                <w:rFonts w:hint="eastAsia" w:ascii="Cambria Math" w:hAnsi="Cambria Math"/>
                <w:i w:val="0"/>
                <w:sz w:val="24"/>
                <w:szCs w:val="24"/>
              </w:rPr>
            </m:ctrlPr>
          </m:sub>
          <m:sup>
            <m:r>
              <m:rPr>
                <m:sty m:val="p"/>
              </m:rPr>
              <w:rPr>
                <w:rFonts w:hint="default" w:ascii="Cambria Math" w:hAnsi="Cambria Math"/>
                <w:sz w:val="24"/>
                <w:szCs w:val="24"/>
              </w:rPr>
              <m:t>∞</m:t>
            </m:r>
            <m:ctrlPr>
              <w:rPr>
                <w:rFonts w:hint="eastAsia" w:ascii="Cambria Math" w:hAnsi="Cambria Math"/>
                <w:i w:val="0"/>
                <w:sz w:val="24"/>
                <w:szCs w:val="24"/>
              </w:rPr>
            </m:ctrlPr>
          </m:sup>
          <m:e>
            <m:sSub>
              <m:sSubPr>
                <m:ctrlPr>
                  <w:rPr>
                    <w:rFonts w:hint="default" w:ascii="Cambria Math" w:hAnsi="Cambria Math"/>
                    <w:i w:val="0"/>
                    <w:sz w:val="24"/>
                    <w:szCs w:val="24"/>
                  </w:rPr>
                </m:ctrlPr>
              </m:sSubPr>
              <m:e>
                <m:r>
                  <m:rPr>
                    <m:sty m:val="p"/>
                  </m:rPr>
                  <w:rPr>
                    <w:rFonts w:hint="default" w:ascii="Cambria Math" w:hAnsi="Cambria Math"/>
                    <w:sz w:val="24"/>
                    <w:szCs w:val="24"/>
                  </w:rPr>
                  <m:t>J</m:t>
                </m:r>
                <m:ctrlPr>
                  <w:rPr>
                    <w:rFonts w:hint="eastAsia" w:ascii="Cambria Math" w:hAnsi="Cambria Math"/>
                    <w:i w:val="0"/>
                    <w:sz w:val="24"/>
                    <w:szCs w:val="24"/>
                  </w:rPr>
                </m:ctrlPr>
              </m:e>
              <m:sub>
                <m:r>
                  <m:rPr>
                    <m:sty m:val="p"/>
                  </m:rPr>
                  <w:rPr>
                    <w:rFonts w:hint="default" w:ascii="Cambria Math" w:hAnsi="Cambria Math"/>
                    <w:sz w:val="24"/>
                    <w:szCs w:val="24"/>
                  </w:rPr>
                  <m:t>m</m:t>
                </m:r>
                <m:ctrlPr>
                  <w:rPr>
                    <w:rFonts w:hint="eastAsia" w:ascii="Cambria Math" w:hAnsi="Cambria Math"/>
                    <w:i w:val="0"/>
                    <w:sz w:val="24"/>
                    <w:szCs w:val="24"/>
                  </w:rPr>
                </m:ctrlPr>
              </m:sub>
            </m:sSub>
            <m:ctrlPr>
              <w:rPr>
                <w:rFonts w:hint="default" w:ascii="Cambria Math" w:hAnsi="Cambria Math"/>
                <w:i w:val="0"/>
                <w:sz w:val="24"/>
                <w:szCs w:val="24"/>
              </w:rPr>
            </m:ctrlPr>
          </m:e>
        </m:nary>
        <m:d>
          <m:dPr>
            <m:ctrlPr>
              <w:rPr>
                <w:rFonts w:hint="default" w:ascii="Cambria Math" w:hAnsi="Cambria Math"/>
                <w:i w:val="0"/>
                <w:sz w:val="24"/>
                <w:szCs w:val="24"/>
              </w:rPr>
            </m:ctrlPr>
          </m:dPr>
          <m:e>
            <m:f>
              <m:fPr>
                <m:ctrlPr>
                  <w:rPr>
                    <w:rFonts w:hint="default" w:ascii="Cambria Math" w:hAnsi="Cambria Math"/>
                    <w:i w:val="0"/>
                    <w:sz w:val="24"/>
                    <w:szCs w:val="24"/>
                  </w:rPr>
                </m:ctrlPr>
              </m:fPr>
              <m:num>
                <m:sSub>
                  <m:sSubPr>
                    <m:ctrlPr>
                      <w:rPr>
                        <w:rFonts w:hint="default" w:ascii="Cambria Math" w:hAnsi="Cambria Math"/>
                        <w:i w:val="0"/>
                        <w:sz w:val="24"/>
                        <w:szCs w:val="24"/>
                      </w:rPr>
                    </m:ctrlPr>
                  </m:sSubPr>
                  <m:e>
                    <m:r>
                      <m:rPr>
                        <m:sty m:val="p"/>
                      </m:rPr>
                      <w:rPr>
                        <w:rFonts w:hint="default" w:ascii="Cambria Math" w:hAnsi="Cambria Math"/>
                        <w:sz w:val="24"/>
                        <w:szCs w:val="24"/>
                      </w:rPr>
                      <m:t>d</m:t>
                    </m:r>
                    <m:ctrlPr>
                      <w:rPr>
                        <w:rFonts w:hint="eastAsia" w:ascii="Cambria Math" w:hAnsi="Cambria Math"/>
                        <w:i w:val="0"/>
                        <w:sz w:val="24"/>
                        <w:szCs w:val="24"/>
                      </w:rPr>
                    </m:ctrlPr>
                  </m:e>
                  <m:sub>
                    <m:r>
                      <m:rPr>
                        <m:sty m:val="p"/>
                      </m:rPr>
                      <w:rPr>
                        <w:rFonts w:hint="default" w:ascii="Cambria Math" w:hAnsi="Cambria Math"/>
                        <w:sz w:val="24"/>
                        <w:szCs w:val="24"/>
                      </w:rPr>
                      <m:t>j</m:t>
                    </m:r>
                    <m:ctrlPr>
                      <w:rPr>
                        <w:rFonts w:hint="eastAsia" w:ascii="Cambria Math" w:hAnsi="Cambria Math"/>
                        <w:i w:val="0"/>
                        <w:sz w:val="24"/>
                        <w:szCs w:val="24"/>
                      </w:rPr>
                    </m:ctrlPr>
                  </m:sub>
                </m:sSub>
                <m:ctrlPr>
                  <w:rPr>
                    <w:rFonts w:hint="default" w:ascii="Cambria Math" w:hAnsi="Cambria Math"/>
                    <w:i w:val="0"/>
                    <w:sz w:val="24"/>
                    <w:szCs w:val="24"/>
                  </w:rPr>
                </m:ctrlPr>
              </m:num>
              <m:den>
                <m:r>
                  <m:rPr>
                    <m:sty m:val="p"/>
                  </m:rPr>
                  <w:rPr>
                    <w:rFonts w:hint="default" w:ascii="Cambria Math" w:hAnsi="Cambria Math"/>
                    <w:sz w:val="24"/>
                    <w:szCs w:val="24"/>
                  </w:rPr>
                  <m:t>ω</m:t>
                </m:r>
                <m:ctrlPr>
                  <w:rPr>
                    <w:rFonts w:hint="default" w:ascii="Cambria Math" w:hAnsi="Cambria Math"/>
                    <w:i w:val="0"/>
                    <w:sz w:val="24"/>
                    <w:szCs w:val="24"/>
                  </w:rPr>
                </m:ctrlPr>
              </m:den>
            </m:f>
            <m:ctrlPr>
              <w:rPr>
                <w:rFonts w:hint="default" w:ascii="Cambria Math" w:hAnsi="Cambria Math"/>
                <w:i w:val="0"/>
                <w:sz w:val="24"/>
                <w:szCs w:val="24"/>
              </w:rPr>
            </m:ctrlPr>
          </m:e>
        </m:d>
        <m:r>
          <m:rPr>
            <m:sty m:val="p"/>
          </m:rPr>
          <w:rPr>
            <w:rFonts w:hint="default" w:ascii="Cambria Math" w:hAnsi="Cambria Math"/>
            <w:sz w:val="24"/>
            <w:szCs w:val="24"/>
          </w:rPr>
          <m: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(j−1−m)ωt)+</m:t>
        </m:r>
        <m:func>
          <m:funcPr>
            <m:ctrlPr>
              <w:rPr>
                <w:rFonts w:hint="default" w:ascii="Cambria Math" w:hAnsi="Cambria Math"/>
                <w:i w:val="0"/>
                <w:sz w:val="24"/>
                <w:szCs w:val="24"/>
              </w:rPr>
            </m:ctrlPr>
          </m:funcPr>
          <m:fName>
            <m:r>
              <m:rPr>
                <m:sty m:val="p"/>
              </m:rPr>
              <w:rPr>
                <w:rFonts w:hint="default" w:ascii="Cambria Math" w:hAnsi="Cambria Math"/>
                <w:sz w:val="24"/>
                <w:szCs w:val="24"/>
              </w:rPr>
              <m:t>cos</m:t>
            </m:r>
            <m:ctrlPr>
              <w:rPr>
                <w:rFonts w:hint="default" w:ascii="Cambria Math" w:hAnsi="Cambria Math"/>
                <w:i w:val="0"/>
                <w:sz w:val="24"/>
                <w:szCs w:val="24"/>
              </w:rPr>
            </m:ctrlPr>
          </m:fName>
          <m:e>
            <m:r>
              <m:rPr>
                <m:sty m:val="p"/>
              </m:rPr>
              <w:rPr>
                <w:rFonts w:hint="default" w:ascii="Cambria Math" w:hAnsi="Cambria Math"/>
                <w:sz w:val="24"/>
                <w:szCs w:val="24"/>
              </w:rPr>
              <m:t>(</m:t>
            </m:r>
            <m:ctrlPr>
              <w:rPr>
                <w:rFonts w:hint="default" w:ascii="Cambria Math" w:hAnsi="Cambria Math"/>
                <w:i w:val="0"/>
                <w:sz w:val="24"/>
                <w:szCs w:val="24"/>
              </w:rPr>
            </m:ctrlPr>
          </m:e>
        </m:func>
        <m:r>
          <m:rPr>
            <m:sty m:val="p"/>
          </m:rPr>
          <w:rPr>
            <w:rFonts w:hint="default" w:ascii="Cambria Math" w:hAnsi="Cambria Math"/>
            <w:sz w:val="24"/>
            <w:szCs w:val="24"/>
          </w:rPr>
          <m:t>(j+1−m)ωt)]</m:t>
        </m:r>
      </m:oMath>
      <w:r>
        <w:rPr>
          <w:rFonts w:hint="eastAsia" w:hAnsi="Cambria Math"/>
          <w:i w:val="0"/>
          <w:sz w:val="24"/>
          <w:szCs w:val="24"/>
          <w:lang w:val="en-US" w:eastAsia="zh-CN"/>
        </w:rPr>
        <w:t xml:space="preserve"> </w:t>
      </w:r>
      <m:oMath>
        <m:r>
          <m:rPr>
            <m:sty m:val="p"/>
          </m:rPr>
          <w:rPr>
            <w:rFonts w:hint="default" w:ascii="Cambria Math" w:hAnsi="Cambria Math"/>
            <w:sz w:val="24"/>
            <w:szCs w:val="24"/>
            <w:lang w:val="en-US" w:eastAsia="zh-CN"/>
          </w:rPr>
          <m:t xml:space="preserve">       (26 )</m:t>
        </m:r>
      </m:oMath>
      <w:r>
        <w:rPr>
          <w:rFonts w:hint="eastAsia" w:hAnsi="Cambria Math"/>
          <w:i w:val="0"/>
          <w:sz w:val="24"/>
          <w:szCs w:val="24"/>
        </w:rPr>
        <w:br w:type="textWrapping"/>
      </w:r>
      <w:r>
        <w:rPr>
          <w:rFonts w:hint="eastAsia" w:hAnsi="Cambria Math"/>
          <w:i w:val="0"/>
          <w:sz w:val="24"/>
          <w:szCs w:val="24"/>
        </w:rPr>
        <w:t xml:space="preserve">显然，当 </w:t>
      </w:r>
      <m:oMath>
        <m:r>
          <m:rPr>
            <m:sty m:val="p"/>
          </m:rPr>
          <w:rPr>
            <w:rFonts w:hint="default" w:ascii="Cambria Math" w:hAnsi="Cambria Math"/>
            <w:sz w:val="24"/>
            <w:szCs w:val="24"/>
          </w:rPr>
          <m:t>m=0</m:t>
        </m:r>
      </m:oMath>
      <w:r>
        <w:rPr>
          <w:rFonts w:hint="eastAsia" w:hAnsi="Cambria Math"/>
          <w:i w:val="0"/>
          <w:sz w:val="24"/>
          <w:szCs w:val="24"/>
        </w:rPr>
        <w:t xml:space="preserve"> 时，</w:t>
      </w:r>
      <m:oMath>
        <m:r>
          <m:rPr>
            <m:sty m:val="p"/>
          </m:rPr>
          <w:rPr>
            <w:rFonts w:hint="default" w:ascii="Cambria Math" w:hAnsi="Cambria Math"/>
            <w:sz w:val="24"/>
            <w:szCs w:val="24"/>
          </w:rPr>
          <m:t>C(t)</m:t>
        </m:r>
      </m:oMath>
      <w:r>
        <w:rPr>
          <w:rFonts w:hint="eastAsia" w:hAnsi="Cambria Math"/>
          <w:i w:val="0"/>
          <w:sz w:val="24"/>
          <w:szCs w:val="24"/>
        </w:rPr>
        <w:t xml:space="preserve"> 的主要频率成分集中在 </w:t>
      </w:r>
      <m:oMath>
        <m:r>
          <m:rPr>
            <m:sty m:val="p"/>
          </m:rPr>
          <w:rPr>
            <w:rFonts w:hint="default" w:ascii="Cambria Math" w:hAnsi="Cambria Math"/>
            <w:sz w:val="24"/>
            <w:szCs w:val="24"/>
          </w:rPr>
          <m:t>(j−1)ω</m:t>
        </m:r>
      </m:oMath>
      <w:r>
        <w:rPr>
          <w:rFonts w:hint="eastAsia" w:hAnsi="Cambria Math"/>
          <w:i w:val="0"/>
          <w:sz w:val="24"/>
          <w:szCs w:val="24"/>
        </w:rPr>
        <w:t xml:space="preserve"> 和</w:t>
      </w:r>
      <m:oMath>
        <m:r>
          <m:rPr>
            <m:sty m:val="p"/>
          </m:rPr>
          <w:rPr>
            <w:rFonts w:hint="default" w:ascii="Cambria Math" w:hAnsi="Cambria Math"/>
            <w:sz w:val="24"/>
            <w:szCs w:val="24"/>
          </w:rPr>
          <m:t>(j+1)ω。</m:t>
        </m:r>
      </m:oMath>
      <w:r>
        <w:rPr>
          <w:rFonts w:hint="eastAsia" w:hAnsi="Cambria Math"/>
          <w:i w:val="0"/>
          <w:sz w:val="24"/>
          <w:szCs w:val="24"/>
        </w:rPr>
        <w:br w:type="textWrapping"/>
      </w:r>
    </w:p>
    <w:p w14:paraId="61D81EE8">
      <w:pPr>
        <w:numPr>
          <w:ilvl w:val="0"/>
          <w:numId w:val="0"/>
        </w:numPr>
      </w:pPr>
    </w:p>
    <w:p w14:paraId="01E1EF9C">
      <w:pPr>
        <w:numPr>
          <w:ilvl w:val="0"/>
          <w:numId w:val="0"/>
        </w:numPr>
      </w:pPr>
    </w:p>
    <w:p w14:paraId="20E6C9B1">
      <w:pPr>
        <w:numPr>
          <w:ilvl w:val="0"/>
          <w:numId w:val="0"/>
        </w:numPr>
        <w:rPr>
          <w:rFonts w:hint="eastAsia" w:eastAsiaTheme="minorEastAsia"/>
          <w:lang w:val="en-US" w:eastAsia="zh-CN"/>
        </w:rPr>
      </w:pPr>
    </w:p>
    <w:p w14:paraId="3BF756B3">
      <w:pPr>
        <w:numPr>
          <w:ilvl w:val="0"/>
          <w:numId w:val="0"/>
        </w:numPr>
        <w:rPr>
          <w:rFonts w:hint="eastAsia" w:eastAsiaTheme="minorEastAsia"/>
          <w:lang w:val="en-US" w:eastAsia="zh-CN"/>
        </w:rPr>
      </w:pPr>
      <w:r>
        <w:rPr>
          <w:rFonts w:hint="eastAsia"/>
          <w:lang w:val="en-US" w:eastAsia="zh-CN"/>
        </w:rPr>
        <w:t xml:space="preserve"> </w:t>
      </w:r>
    </w:p>
    <w:p w14:paraId="0BF0BBAE">
      <w:pPr>
        <w:numPr>
          <w:ilvl w:val="0"/>
          <w:numId w:val="0"/>
        </w:numPr>
      </w:pPr>
    </w:p>
    <w:p w14:paraId="6ECF3884">
      <w:pPr>
        <w:numPr>
          <w:ilvl w:val="0"/>
          <w:numId w:val="0"/>
        </w:numPr>
      </w:pPr>
    </w:p>
    <w:p w14:paraId="474F3A38">
      <w:pPr>
        <w:numPr>
          <w:ilvl w:val="0"/>
          <w:numId w:val="0"/>
        </w:numPr>
      </w:pPr>
    </w:p>
    <w:p w14:paraId="294159AE">
      <w:pPr>
        <w:numPr>
          <w:ilvl w:val="0"/>
          <w:numId w:val="0"/>
        </w:numPr>
      </w:pPr>
    </w:p>
    <w:p w14:paraId="11670471">
      <w:pPr>
        <w:numPr>
          <w:ilvl w:val="0"/>
          <w:numId w:val="0"/>
        </w:numPr>
      </w:pPr>
    </w:p>
    <w:p w14:paraId="76063B47">
      <w:pPr>
        <w:numPr>
          <w:ilvl w:val="0"/>
          <w:numId w:val="0"/>
        </w:numPr>
      </w:pPr>
      <w:r>
        <w:br w:type="textWrapping"/>
      </w:r>
    </w:p>
    <w:p w14:paraId="363A8D4A">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金宇平" w:date="2025-09-05T14:25:45Z" w:initials="">
    <w:p w14:paraId="0A07EB51">
      <w:pPr>
        <w:pStyle w:val="3"/>
        <w:rPr>
          <w:rFonts w:hint="default"/>
          <w:lang w:val="en-US" w:eastAsia="zh-CN"/>
        </w:rPr>
      </w:pPr>
      <w:r>
        <w:rPr>
          <w:rFonts w:hint="eastAsia"/>
          <w:lang w:val="en-US" w:eastAsia="zh-CN"/>
        </w:rPr>
        <w:t>I,J为经验参数，实施例分别设置为12和8</w:t>
      </w:r>
    </w:p>
    <w:p w14:paraId="1E07FF24">
      <w:pPr>
        <w:pStyle w:val="3"/>
        <w:rPr>
          <w:rFonts w:hint="default" w:eastAsiaTheme="minorEastAsia"/>
          <w:lang w:val="en-US" w:eastAsia="zh-CN"/>
        </w:rPr>
      </w:pPr>
      <w:r>
        <w:rPr>
          <w:rFonts w:hint="eastAsia"/>
          <w:lang w:val="en-US" w:eastAsia="zh-CN"/>
        </w:rPr>
        <w:t>P(t)为时间t上输入的脉动压力时序信号？</w:t>
      </w:r>
    </w:p>
  </w:comment>
  <w:comment w:id="1" w:author="金宇平" w:date="2025-09-05T14:36:33Z" w:initials="">
    <w:p w14:paraId="01DF6648">
      <w:pPr>
        <w:pStyle w:val="3"/>
        <w:rPr>
          <w:rFonts w:hint="eastAsia"/>
          <w:lang w:val="en-US" w:eastAsia="zh-CN"/>
        </w:rPr>
      </w:pPr>
      <w:r>
        <w:rPr>
          <w:rFonts w:hint="eastAsia"/>
          <w:lang w:val="en-US" w:eastAsia="zh-CN"/>
        </w:rPr>
        <w:t>这是什么，时间t上的信号重建结果？</w:t>
      </w:r>
    </w:p>
    <w:p w14:paraId="23D12F66">
      <w:pPr>
        <w:pStyle w:val="3"/>
        <w:rPr>
          <w:rFonts w:hint="default"/>
          <w:lang w:val="en-US" w:eastAsia="zh-CN"/>
        </w:rPr>
      </w:pPr>
      <w:r>
        <w:rPr>
          <w:rFonts w:hint="eastAsia"/>
          <w:lang w:val="en-US" w:eastAsia="zh-CN"/>
        </w:rPr>
        <w:t>t如何确定</w:t>
      </w:r>
    </w:p>
  </w:comment>
  <w:comment w:id="2" w:author="金宇平" w:date="2025-09-05T14:50:40Z" w:initials="">
    <w:p w14:paraId="7E22ECC6">
      <w:pPr>
        <w:pStyle w:val="3"/>
      </w:pPr>
      <w:r>
        <w:annotationRef/>
      </w:r>
    </w:p>
  </w:comment>
  <w:comment w:id="3" w:author="金宇平" w:date="2025-09-05T16:04:15Z" w:initials="">
    <w:p w14:paraId="1799DFD6">
      <w:pPr>
        <w:pStyle w:val="3"/>
        <w:rPr>
          <w:rFonts w:hint="eastAsia" w:eastAsiaTheme="minorEastAsia"/>
          <w:lang w:val="en-US" w:eastAsia="zh-CN"/>
        </w:rPr>
      </w:pPr>
      <w:r>
        <w:rPr>
          <w:rFonts w:hint="eastAsia"/>
          <w:lang w:val="en-US" w:eastAsia="zh-CN"/>
        </w:rPr>
        <w:t>底数</w:t>
      </w:r>
    </w:p>
  </w:comment>
  <w:comment w:id="4" w:author="金宇平" w:date="2025-09-05T15:04:01Z" w:initials="">
    <w:p w14:paraId="1A25BADC">
      <w:pPr>
        <w:pStyle w:val="3"/>
        <w:rPr>
          <w:rFonts w:hint="default" w:eastAsiaTheme="minorEastAsia"/>
          <w:lang w:val="en-US" w:eastAsia="zh-CN"/>
        </w:rPr>
      </w:pPr>
      <w:r>
        <w:rPr>
          <w:rFonts w:hint="eastAsia"/>
          <w:lang w:val="en-US" w:eastAsia="zh-CN"/>
        </w:rPr>
        <w:t>最大概率值？还是真实类别概率?</w:t>
      </w:r>
    </w:p>
  </w:comment>
  <w:comment w:id="5" w:author="金宇平" w:date="2025-09-05T16:06:10Z" w:initials="">
    <w:p w14:paraId="043228DF">
      <w:pPr>
        <w:pStyle w:val="3"/>
      </w:pPr>
      <w:r>
        <w:rPr>
          <w:rFonts w:hint="eastAsia"/>
          <w:lang w:val="en-US" w:eastAsia="zh-CN"/>
        </w:rPr>
        <w:t>这是什么？</w:t>
      </w:r>
    </w:p>
  </w:comment>
  <w:comment w:id="6" w:author="金宇平" w:date="2025-09-05T15:05:50Z" w:initials="">
    <w:p w14:paraId="0D3D7895">
      <w:pPr>
        <w:pStyle w:val="3"/>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07FF24" w15:done="0"/>
  <w15:commentEx w15:paraId="23D12F66" w15:done="0"/>
  <w15:commentEx w15:paraId="7E22ECC6" w15:done="0"/>
  <w15:commentEx w15:paraId="1799DFD6" w15:done="0"/>
  <w15:commentEx w15:paraId="1A25BADC" w15:done="0"/>
  <w15:commentEx w15:paraId="043228DF" w15:done="0"/>
  <w15:commentEx w15:paraId="0D3D789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73D7B"/>
    <w:multiLevelType w:val="multilevel"/>
    <w:tmpl w:val="96D73D7B"/>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金宇平">
    <w15:presenceInfo w15:providerId="WPS Office" w15:userId="1436317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5F4E08"/>
    <w:rsid w:val="0A4F320E"/>
    <w:rsid w:val="18296255"/>
    <w:rsid w:val="193246CB"/>
    <w:rsid w:val="1E65295C"/>
    <w:rsid w:val="1FCE0071"/>
    <w:rsid w:val="2A9F7636"/>
    <w:rsid w:val="2AC667EB"/>
    <w:rsid w:val="2D5307AA"/>
    <w:rsid w:val="35EC088C"/>
    <w:rsid w:val="36563133"/>
    <w:rsid w:val="3B5F4E08"/>
    <w:rsid w:val="3C0C0C85"/>
    <w:rsid w:val="4BC91E62"/>
    <w:rsid w:val="52FD1FC4"/>
    <w:rsid w:val="5361732A"/>
    <w:rsid w:val="56757548"/>
    <w:rsid w:val="5E41725B"/>
    <w:rsid w:val="603D47BE"/>
    <w:rsid w:val="6D7C5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4689</Words>
  <Characters>4959</Characters>
  <Lines>0</Lines>
  <Paragraphs>0</Paragraphs>
  <TotalTime>10</TotalTime>
  <ScaleCrop>false</ScaleCrop>
  <LinksUpToDate>false</LinksUpToDate>
  <CharactersWithSpaces>5021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2025-07-30T11:56:00Z</dcterms:created>
  <dc:creator>Simon</dc:creator>
  <cp:lastModifiedBy>金宇平</cp:lastModifiedBy>
  <cp:lastPrinted>2025-08-27T11:19:00Z</cp:lastPrinted>
  <dcterms:modified xsi:type="dcterms:W3CDTF">2025-09-05T10:08:02Z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10054B3B4B6C4BA7A3C7071F8E47BEE4_13</vt:lpwstr>
  </property>
  <property fmtid="{D5CDD505-2E9C-101B-9397-08002B2CF9AE}" pid="4" name="KSOTemplateDocerSaveRecord">
    <vt:lpwstr>eyJoZGlkIjoiNTQ0YzM2N2ZmZTVjMDQ2ZTBlNGE5MWM2NjE5MDg1YjkiLCJ1c2VySWQiOiIxMDY3ODAwMzcxIn0=</vt:lpwstr>
  </property>
</Properties>
</file>